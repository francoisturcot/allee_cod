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5B96E" w14:textId="78E281F8" w:rsidR="000073F2" w:rsidRPr="00CB1F4D" w:rsidRDefault="000073F2" w:rsidP="009C390B">
      <w:pPr>
        <w:pStyle w:val="Title"/>
        <w:spacing w:line="276" w:lineRule="auto"/>
        <w:rPr>
          <w:rFonts w:ascii="Arial" w:hAnsi="Arial" w:cs="Arial"/>
          <w:sz w:val="32"/>
          <w:szCs w:val="32"/>
        </w:rPr>
      </w:pPr>
      <w:r w:rsidRPr="00CB1F4D">
        <w:rPr>
          <w:rFonts w:ascii="Arial" w:hAnsi="Arial" w:cs="Arial"/>
          <w:sz w:val="32"/>
          <w:szCs w:val="32"/>
        </w:rPr>
        <w:t>Lack of recovery and widespread depensation in Northwest Atlantic cod stocks</w:t>
      </w:r>
    </w:p>
    <w:p w14:paraId="485A5F41" w14:textId="77777777" w:rsidR="000073F2" w:rsidRPr="00CB1F4D" w:rsidRDefault="000073F2" w:rsidP="009C390B">
      <w:pPr>
        <w:pStyle w:val="Title"/>
        <w:spacing w:line="276" w:lineRule="auto"/>
        <w:rPr>
          <w:rFonts w:ascii="Arial" w:hAnsi="Arial" w:cs="Arial"/>
          <w:sz w:val="32"/>
          <w:szCs w:val="32"/>
        </w:rPr>
      </w:pPr>
    </w:p>
    <w:p w14:paraId="12EF447C" w14:textId="2212F6BA" w:rsidR="002E2E3E" w:rsidRPr="00CB1F4D" w:rsidRDefault="002E2E3E" w:rsidP="009C390B">
      <w:pPr>
        <w:spacing w:line="276" w:lineRule="auto"/>
        <w:rPr>
          <w:rFonts w:ascii="Arial" w:hAnsi="Arial" w:cs="Arial"/>
        </w:rPr>
      </w:pPr>
      <w:r w:rsidRPr="00CB1F4D">
        <w:rPr>
          <w:rFonts w:ascii="Arial" w:hAnsi="Arial" w:cs="Arial"/>
        </w:rPr>
        <w:t>François Turcotte</w:t>
      </w:r>
      <w:r w:rsidRPr="00CB1F4D">
        <w:rPr>
          <w:rFonts w:ascii="Arial" w:hAnsi="Arial" w:cs="Arial"/>
          <w:vertAlign w:val="superscript"/>
        </w:rPr>
        <w:t>1</w:t>
      </w:r>
      <w:r w:rsidRPr="00CB1F4D">
        <w:rPr>
          <w:rFonts w:ascii="Arial" w:hAnsi="Arial" w:cs="Arial"/>
        </w:rPr>
        <w:t>, Timothy J. Barret</w:t>
      </w:r>
      <w:r w:rsidR="001667DB" w:rsidRPr="00CB1F4D">
        <w:rPr>
          <w:rFonts w:ascii="Arial" w:hAnsi="Arial" w:cs="Arial"/>
        </w:rPr>
        <w:t>t</w:t>
      </w:r>
      <w:r w:rsidRPr="00CB1F4D">
        <w:rPr>
          <w:rFonts w:ascii="Arial" w:hAnsi="Arial" w:cs="Arial"/>
          <w:vertAlign w:val="superscript"/>
        </w:rPr>
        <w:t>2</w:t>
      </w:r>
    </w:p>
    <w:p w14:paraId="4DEEB578" w14:textId="5B64C00B" w:rsidR="002E2E3E" w:rsidRPr="00CB1F4D" w:rsidRDefault="002E2E3E" w:rsidP="009C390B">
      <w:pPr>
        <w:spacing w:line="276" w:lineRule="auto"/>
        <w:rPr>
          <w:rFonts w:ascii="Arial" w:hAnsi="Arial" w:cs="Arial"/>
        </w:rPr>
      </w:pPr>
      <w:r w:rsidRPr="00CB1F4D">
        <w:rPr>
          <w:rFonts w:ascii="Arial" w:hAnsi="Arial" w:cs="Arial"/>
          <w:vertAlign w:val="superscript"/>
        </w:rPr>
        <w:t>1</w:t>
      </w:r>
      <w:r w:rsidRPr="00CB1F4D">
        <w:rPr>
          <w:rFonts w:ascii="Arial" w:hAnsi="Arial" w:cs="Arial"/>
        </w:rPr>
        <w:t>Fisheries and Oceans Canada, Gulf Fisheries Centre, Moncton, NB E1C 9B6, Canada</w:t>
      </w:r>
    </w:p>
    <w:p w14:paraId="143B7A3A" w14:textId="37671799" w:rsidR="002E2E3E" w:rsidRPr="00CB1F4D" w:rsidRDefault="002E2E3E" w:rsidP="009C390B">
      <w:pPr>
        <w:pStyle w:val="BodyText"/>
        <w:spacing w:line="276" w:lineRule="auto"/>
        <w:rPr>
          <w:rFonts w:eastAsiaTheme="minorHAnsi" w:cs="Arial"/>
        </w:rPr>
      </w:pPr>
      <w:r w:rsidRPr="00CB1F4D">
        <w:rPr>
          <w:rFonts w:eastAsiaTheme="minorHAnsi" w:cs="Arial"/>
          <w:vertAlign w:val="superscript"/>
        </w:rPr>
        <w:t>2</w:t>
      </w:r>
      <w:r w:rsidRPr="00CB1F4D">
        <w:rPr>
          <w:rFonts w:eastAsiaTheme="minorHAnsi" w:cs="Arial"/>
        </w:rPr>
        <w:t>Fisheries and Oceans Canada, St. Andrews Biological Station, St</w:t>
      </w:r>
      <w:r w:rsidR="00356098" w:rsidRPr="00CB1F4D">
        <w:rPr>
          <w:rFonts w:eastAsiaTheme="minorHAnsi" w:cs="Arial"/>
        </w:rPr>
        <w:t>.</w:t>
      </w:r>
      <w:r w:rsidRPr="00CB1F4D">
        <w:rPr>
          <w:rFonts w:eastAsiaTheme="minorHAnsi" w:cs="Arial"/>
        </w:rPr>
        <w:t xml:space="preserve"> Andrews, NB E5B 2L9, Canada</w:t>
      </w:r>
    </w:p>
    <w:p w14:paraId="3F61824F" w14:textId="77777777" w:rsidR="002E2E3E" w:rsidRPr="00CB1F4D" w:rsidRDefault="002E2E3E" w:rsidP="009C390B">
      <w:pPr>
        <w:spacing w:line="276" w:lineRule="auto"/>
        <w:rPr>
          <w:rFonts w:ascii="Arial" w:hAnsi="Arial" w:cs="Arial"/>
        </w:rPr>
      </w:pPr>
    </w:p>
    <w:p w14:paraId="0CAB243A" w14:textId="3E003FC3" w:rsidR="002E2E3E" w:rsidRPr="00CB1F4D" w:rsidRDefault="002E2E3E" w:rsidP="009C390B">
      <w:pPr>
        <w:spacing w:line="276" w:lineRule="auto"/>
        <w:rPr>
          <w:rFonts w:ascii="Arial" w:hAnsi="Arial" w:cs="Arial"/>
        </w:rPr>
      </w:pPr>
      <w:r w:rsidRPr="00CB1F4D">
        <w:rPr>
          <w:rFonts w:ascii="Arial" w:hAnsi="Arial" w:cs="Arial"/>
        </w:rPr>
        <w:t xml:space="preserve">Keywords: Atlantic Cod, stock recovery, Allee effects, population dynamics  </w:t>
      </w:r>
    </w:p>
    <w:p w14:paraId="15E404FB" w14:textId="77777777" w:rsidR="002E2E3E" w:rsidRPr="00CB1F4D" w:rsidRDefault="002E2E3E" w:rsidP="009C390B">
      <w:pPr>
        <w:spacing w:line="276" w:lineRule="auto"/>
        <w:rPr>
          <w:rFonts w:ascii="Arial" w:hAnsi="Arial" w:cs="Arial"/>
        </w:rPr>
      </w:pPr>
    </w:p>
    <w:p w14:paraId="5A3B9364" w14:textId="2A9AF634" w:rsidR="002E2E3E" w:rsidRPr="00CB1F4D" w:rsidRDefault="002E2E3E" w:rsidP="009C390B">
      <w:pPr>
        <w:spacing w:line="276" w:lineRule="auto"/>
        <w:rPr>
          <w:rFonts w:ascii="Arial" w:hAnsi="Arial" w:cs="Arial"/>
          <w:sz w:val="32"/>
          <w:szCs w:val="32"/>
        </w:rPr>
      </w:pPr>
      <w:r w:rsidRPr="00CB1F4D">
        <w:rPr>
          <w:rFonts w:ascii="Arial" w:hAnsi="Arial" w:cs="Arial"/>
          <w:sz w:val="32"/>
          <w:szCs w:val="32"/>
        </w:rPr>
        <w:t>Abstract</w:t>
      </w:r>
    </w:p>
    <w:p w14:paraId="78A4296A" w14:textId="41F94BFD" w:rsidR="002E2E3E" w:rsidRPr="00CB1F4D" w:rsidRDefault="002E2E3E" w:rsidP="009C390B">
      <w:pPr>
        <w:spacing w:line="276" w:lineRule="auto"/>
        <w:rPr>
          <w:rFonts w:ascii="Arial" w:hAnsi="Arial" w:cs="Arial"/>
        </w:rPr>
      </w:pPr>
      <w:r w:rsidRPr="00CB1F4D">
        <w:rPr>
          <w:rFonts w:ascii="Arial" w:hAnsi="Arial" w:cs="Arial"/>
        </w:rPr>
        <w:t>Limited recovery following widespread collapses of Atlantic cod (</w:t>
      </w:r>
      <w:r w:rsidRPr="00CB1F4D">
        <w:rPr>
          <w:rFonts w:ascii="Arial" w:hAnsi="Arial" w:cs="Arial"/>
          <w:i/>
          <w:iCs/>
        </w:rPr>
        <w:t xml:space="preserve">Gadus </w:t>
      </w:r>
      <w:proofErr w:type="spellStart"/>
      <w:r w:rsidRPr="00CB1F4D">
        <w:rPr>
          <w:rFonts w:ascii="Arial" w:hAnsi="Arial" w:cs="Arial"/>
          <w:i/>
          <w:iCs/>
        </w:rPr>
        <w:t>morhua</w:t>
      </w:r>
      <w:proofErr w:type="spellEnd"/>
      <w:r w:rsidRPr="00CB1F4D">
        <w:rPr>
          <w:rFonts w:ascii="Arial" w:hAnsi="Arial" w:cs="Arial"/>
        </w:rPr>
        <w:t xml:space="preserve">) stocks suggests that depensatory processes may constrain rebuilding. </w:t>
      </w:r>
      <w:r w:rsidR="00034A87" w:rsidRPr="00CB1F4D">
        <w:rPr>
          <w:rFonts w:ascii="Arial" w:hAnsi="Arial" w:cs="Arial"/>
        </w:rPr>
        <w:t>While most studies investigate for component Allee effects (on recruitment), w</w:t>
      </w:r>
      <w:r w:rsidRPr="00CB1F4D">
        <w:rPr>
          <w:rFonts w:ascii="Arial" w:hAnsi="Arial" w:cs="Arial"/>
        </w:rPr>
        <w:t>e evaluated the presence and strength of</w:t>
      </w:r>
      <w:r w:rsidR="007619FE" w:rsidRPr="00CB1F4D">
        <w:rPr>
          <w:rFonts w:ascii="Arial" w:hAnsi="Arial" w:cs="Arial"/>
        </w:rPr>
        <w:t xml:space="preserve"> demographic</w:t>
      </w:r>
      <w:r w:rsidRPr="00CB1F4D">
        <w:rPr>
          <w:rFonts w:ascii="Arial" w:hAnsi="Arial" w:cs="Arial"/>
        </w:rPr>
        <w:t xml:space="preserve"> Allee effects across 24 cod stocks using </w:t>
      </w:r>
      <w:r w:rsidR="007619FE" w:rsidRPr="00CB1F4D">
        <w:rPr>
          <w:rFonts w:ascii="Arial" w:hAnsi="Arial" w:cs="Arial"/>
        </w:rPr>
        <w:t xml:space="preserve">relative </w:t>
      </w:r>
      <w:r w:rsidRPr="00CB1F4D">
        <w:rPr>
          <w:rFonts w:ascii="Arial" w:hAnsi="Arial" w:cs="Arial"/>
        </w:rPr>
        <w:t xml:space="preserve">surplus production </w:t>
      </w:r>
      <w:r w:rsidR="00CE4A8E" w:rsidRPr="00CB1F4D">
        <w:rPr>
          <w:rFonts w:ascii="Arial" w:hAnsi="Arial" w:cs="Arial"/>
        </w:rPr>
        <w:t xml:space="preserve">as a proxy for per capita population growth rate. </w:t>
      </w:r>
      <w:r w:rsidRPr="00CB1F4D">
        <w:rPr>
          <w:rFonts w:ascii="Arial" w:hAnsi="Arial" w:cs="Arial"/>
        </w:rPr>
        <w:t xml:space="preserve">Surplus production </w:t>
      </w:r>
      <w:r w:rsidR="00CE4A8E" w:rsidRPr="00CB1F4D">
        <w:rPr>
          <w:rFonts w:ascii="Arial" w:hAnsi="Arial" w:cs="Arial"/>
        </w:rPr>
        <w:t xml:space="preserve">integrates recruitment, somatic growth, and natural mortality and </w:t>
      </w:r>
      <w:r w:rsidRPr="00CB1F4D">
        <w:rPr>
          <w:rFonts w:ascii="Arial" w:hAnsi="Arial" w:cs="Arial"/>
        </w:rPr>
        <w:t xml:space="preserve">was </w:t>
      </w:r>
      <w:r w:rsidR="00CE4A8E" w:rsidRPr="00CB1F4D">
        <w:rPr>
          <w:rFonts w:ascii="Arial" w:hAnsi="Arial" w:cs="Arial"/>
        </w:rPr>
        <w:t xml:space="preserve">estimated </w:t>
      </w:r>
      <w:r w:rsidRPr="00CB1F4D">
        <w:rPr>
          <w:rFonts w:ascii="Arial" w:hAnsi="Arial" w:cs="Arial"/>
        </w:rPr>
        <w:t>from catch and biomass time series</w:t>
      </w:r>
      <w:r w:rsidR="00CE4A8E" w:rsidRPr="00CB1F4D">
        <w:rPr>
          <w:rFonts w:ascii="Arial" w:hAnsi="Arial" w:cs="Arial"/>
        </w:rPr>
        <w:t xml:space="preserve"> from stock assessments.</w:t>
      </w:r>
      <w:r w:rsidRPr="00CB1F4D">
        <w:rPr>
          <w:rFonts w:ascii="Arial" w:hAnsi="Arial" w:cs="Arial"/>
        </w:rPr>
        <w:t xml:space="preserve"> </w:t>
      </w:r>
      <w:r w:rsidR="00CE4A8E" w:rsidRPr="00CB1F4D">
        <w:rPr>
          <w:rFonts w:ascii="Arial" w:hAnsi="Arial" w:cs="Arial"/>
        </w:rPr>
        <w:t xml:space="preserve">Allee effect thresholds were estimated . </w:t>
      </w:r>
      <w:r w:rsidRPr="00CB1F4D">
        <w:rPr>
          <w:rFonts w:ascii="Arial" w:hAnsi="Arial" w:cs="Arial"/>
        </w:rPr>
        <w:t xml:space="preserve">using segmented regressions </w:t>
      </w:r>
      <w:r w:rsidR="00CE4A8E" w:rsidRPr="00CB1F4D">
        <w:rPr>
          <w:rFonts w:ascii="Arial" w:hAnsi="Arial" w:cs="Arial"/>
        </w:rPr>
        <w:t>of relative surplus production versus biomass</w:t>
      </w:r>
      <w:r w:rsidR="00051CE8" w:rsidRPr="00CB1F4D">
        <w:rPr>
          <w:rFonts w:ascii="Arial" w:hAnsi="Arial" w:cs="Arial"/>
        </w:rPr>
        <w:t>.</w:t>
      </w:r>
      <w:r w:rsidR="00CE4A8E" w:rsidRPr="00CB1F4D">
        <w:rPr>
          <w:rFonts w:ascii="Arial" w:hAnsi="Arial" w:cs="Arial"/>
        </w:rPr>
        <w:t xml:space="preserve"> </w:t>
      </w:r>
      <w:r w:rsidRPr="00CB1F4D">
        <w:rPr>
          <w:rFonts w:ascii="Arial" w:hAnsi="Arial" w:cs="Arial"/>
        </w:rPr>
        <w:t xml:space="preserve">The strength of depensation was quantified as the relative reduction in production at low biomass compared to </w:t>
      </w:r>
      <w:r w:rsidR="00CE4A8E" w:rsidRPr="00CB1F4D">
        <w:rPr>
          <w:rFonts w:ascii="Arial" w:hAnsi="Arial" w:cs="Arial"/>
        </w:rPr>
        <w:t xml:space="preserve">the production </w:t>
      </w:r>
      <w:r w:rsidRPr="00CB1F4D">
        <w:rPr>
          <w:rFonts w:ascii="Arial" w:hAnsi="Arial" w:cs="Arial"/>
        </w:rPr>
        <w:t xml:space="preserve">expected </w:t>
      </w:r>
      <w:r w:rsidR="00CE4A8E" w:rsidRPr="00CB1F4D">
        <w:rPr>
          <w:rFonts w:ascii="Arial" w:hAnsi="Arial" w:cs="Arial"/>
        </w:rPr>
        <w:t xml:space="preserve">assuming </w:t>
      </w:r>
      <w:r w:rsidRPr="00CB1F4D">
        <w:rPr>
          <w:rFonts w:ascii="Arial" w:hAnsi="Arial" w:cs="Arial"/>
        </w:rPr>
        <w:t xml:space="preserve">compensatory dynamics. All </w:t>
      </w:r>
      <w:r w:rsidR="00034A87" w:rsidRPr="00CB1F4D">
        <w:rPr>
          <w:rFonts w:ascii="Arial" w:hAnsi="Arial" w:cs="Arial"/>
        </w:rPr>
        <w:t xml:space="preserve">but 2 </w:t>
      </w:r>
      <w:r w:rsidRPr="00CB1F4D">
        <w:rPr>
          <w:rFonts w:ascii="Arial" w:hAnsi="Arial" w:cs="Arial"/>
        </w:rPr>
        <w:t xml:space="preserve">stocks declined below </w:t>
      </w:r>
      <w:r w:rsidR="00CE4A8E" w:rsidRPr="00CB1F4D">
        <w:rPr>
          <w:rFonts w:ascii="Arial" w:hAnsi="Arial" w:cs="Arial"/>
        </w:rPr>
        <w:t>2</w:t>
      </w:r>
      <w:r w:rsidRPr="00CB1F4D">
        <w:rPr>
          <w:rFonts w:ascii="Arial" w:hAnsi="Arial" w:cs="Arial"/>
        </w:rPr>
        <w:t>0% of maximum observed biomass</w:t>
      </w:r>
      <w:r w:rsidR="00CE4A8E" w:rsidRPr="00CB1F4D">
        <w:rPr>
          <w:rFonts w:ascii="Arial" w:hAnsi="Arial" w:cs="Arial"/>
        </w:rPr>
        <w:t xml:space="preserve"> in each time series</w:t>
      </w:r>
      <w:r w:rsidRPr="00CB1F4D">
        <w:rPr>
          <w:rFonts w:ascii="Arial" w:hAnsi="Arial" w:cs="Arial"/>
        </w:rPr>
        <w:t xml:space="preserve">, indicating widespread </w:t>
      </w:r>
      <w:r w:rsidR="00CE4A8E" w:rsidRPr="00CB1F4D">
        <w:rPr>
          <w:rFonts w:ascii="Arial" w:hAnsi="Arial" w:cs="Arial"/>
        </w:rPr>
        <w:t>depletion</w:t>
      </w:r>
      <w:r w:rsidRPr="00CB1F4D">
        <w:rPr>
          <w:rFonts w:ascii="Arial" w:hAnsi="Arial" w:cs="Arial"/>
        </w:rPr>
        <w:t xml:space="preserve">; however, recovery trajectories varied substantially. Stocks that recovered </w:t>
      </w:r>
      <w:r w:rsidR="00CE4A8E" w:rsidRPr="00CB1F4D">
        <w:rPr>
          <w:rFonts w:ascii="Arial" w:hAnsi="Arial" w:cs="Arial"/>
        </w:rPr>
        <w:t xml:space="preserve">to at least 40% of the maximum observed biomass </w:t>
      </w:r>
      <w:r w:rsidRPr="00CB1F4D">
        <w:rPr>
          <w:rFonts w:ascii="Arial" w:hAnsi="Arial" w:cs="Arial"/>
        </w:rPr>
        <w:t xml:space="preserve">generally maintained positive production at low biomass and exhibited weak or no evidence of Allee effects. In contrast, non-recovering stocks frequently displayed strong depensatory dynamics, with near-zero or negative production at their lowest observed biomass. The strength of the Allee effect was positively associated with both the severity of depletion and the likelihood of failed recovery. Some stocks without detectable Allee effects also failed to recover, reflecting persistently low productivity across their biomass range. These results demonstrate that </w:t>
      </w:r>
      <w:r w:rsidR="00CE4A8E" w:rsidRPr="00CB1F4D">
        <w:rPr>
          <w:rFonts w:ascii="Arial" w:hAnsi="Arial" w:cs="Arial"/>
        </w:rPr>
        <w:t xml:space="preserve">using relative </w:t>
      </w:r>
      <w:r w:rsidRPr="00CB1F4D">
        <w:rPr>
          <w:rFonts w:ascii="Arial" w:hAnsi="Arial" w:cs="Arial"/>
        </w:rPr>
        <w:t xml:space="preserve">surplus production </w:t>
      </w:r>
      <w:r w:rsidR="00CE4A8E" w:rsidRPr="00CB1F4D">
        <w:rPr>
          <w:rFonts w:ascii="Arial" w:hAnsi="Arial" w:cs="Arial"/>
        </w:rPr>
        <w:t xml:space="preserve">as a proxy for the per capita population growth rate </w:t>
      </w:r>
      <w:r w:rsidRPr="00CB1F4D">
        <w:rPr>
          <w:rFonts w:ascii="Arial" w:hAnsi="Arial" w:cs="Arial"/>
        </w:rPr>
        <w:t>provide</w:t>
      </w:r>
      <w:r w:rsidR="00CE4A8E" w:rsidRPr="00CB1F4D">
        <w:rPr>
          <w:rFonts w:ascii="Arial" w:hAnsi="Arial" w:cs="Arial"/>
        </w:rPr>
        <w:t>s</w:t>
      </w:r>
      <w:r w:rsidRPr="00CB1F4D">
        <w:rPr>
          <w:rFonts w:ascii="Arial" w:hAnsi="Arial" w:cs="Arial"/>
        </w:rPr>
        <w:t xml:space="preserve"> a robust and integrative framework for detecting and quantifying</w:t>
      </w:r>
      <w:r w:rsidR="00CE4A8E" w:rsidRPr="00CB1F4D">
        <w:rPr>
          <w:rFonts w:ascii="Arial" w:hAnsi="Arial" w:cs="Arial"/>
        </w:rPr>
        <w:t xml:space="preserve"> demographic</w:t>
      </w:r>
      <w:r w:rsidRPr="00CB1F4D">
        <w:rPr>
          <w:rFonts w:ascii="Arial" w:hAnsi="Arial" w:cs="Arial"/>
        </w:rPr>
        <w:t xml:space="preserve"> Allee effects. Recovery potential in Atlantic cod appears to depend jointly on depletion severity, productivity at low biomass, and the strength of depensatory processes.</w:t>
      </w:r>
      <w:r w:rsidRPr="00CB1F4D">
        <w:rPr>
          <w:rFonts w:ascii="Arial" w:hAnsi="Arial" w:cs="Arial"/>
        </w:rPr>
        <w:br w:type="page"/>
      </w:r>
    </w:p>
    <w:p w14:paraId="4810C9AC" w14:textId="041DEC7E" w:rsidR="00AB6F41" w:rsidRPr="00CB1F4D" w:rsidRDefault="00AB6F41" w:rsidP="009C390B">
      <w:pPr>
        <w:pStyle w:val="Heading1"/>
        <w:spacing w:line="276" w:lineRule="auto"/>
        <w:rPr>
          <w:rFonts w:ascii="Arial" w:hAnsi="Arial" w:cs="Arial"/>
          <w:sz w:val="32"/>
          <w:szCs w:val="32"/>
        </w:rPr>
      </w:pPr>
      <w:bookmarkStart w:id="0" w:name="_Hlk224820388"/>
      <w:r w:rsidRPr="00CB1F4D">
        <w:rPr>
          <w:rFonts w:ascii="Arial" w:hAnsi="Arial" w:cs="Arial"/>
          <w:color w:val="auto"/>
          <w:sz w:val="32"/>
          <w:szCs w:val="32"/>
        </w:rPr>
        <w:lastRenderedPageBreak/>
        <w:t>Introduction</w:t>
      </w:r>
    </w:p>
    <w:p w14:paraId="4715AF70" w14:textId="76C62D99" w:rsidR="009000AD" w:rsidRPr="00CB1F4D" w:rsidRDefault="00DB35F3" w:rsidP="009C390B">
      <w:pPr>
        <w:spacing w:before="240" w:after="0" w:line="276" w:lineRule="auto"/>
        <w:rPr>
          <w:ins w:id="1" w:author="Barrett, Tim (DFO/MPO)" w:date="2026-05-12T08:24:00Z" w16du:dateUtc="2026-05-12T11:24:00Z"/>
          <w:rFonts w:ascii="Arial" w:hAnsi="Arial" w:cs="Arial"/>
        </w:rPr>
      </w:pPr>
      <w:r w:rsidRPr="00CB1F4D">
        <w:rPr>
          <w:rFonts w:ascii="Arial" w:hAnsi="Arial" w:cs="Arial"/>
        </w:rPr>
        <w:t xml:space="preserve">Understanding the dynamics of populations following collapse is central to conservation and management, as recovery potential is closely linked to per capita population growth rate and can be constrained by continued overexploitation during and after collapse. Under density-dependent population dynamics, per capita growth is expected to increase as abundance declines due to reduced intraspecific competition (Nicholson 1933). However, below a critical threshold, this relationship may reverse, </w:t>
      </w:r>
      <w:r w:rsidR="007217CF" w:rsidRPr="00CB1F4D">
        <w:rPr>
          <w:rFonts w:ascii="Arial" w:hAnsi="Arial" w:cs="Arial"/>
        </w:rPr>
        <w:t xml:space="preserve">where a positive relationship between population abundance and per capita population growth rate is observed. </w:t>
      </w:r>
      <w:r w:rsidR="00051CE8" w:rsidRPr="00CB1F4D">
        <w:rPr>
          <w:rFonts w:ascii="Arial" w:hAnsi="Arial" w:cs="Arial"/>
        </w:rPr>
        <w:t xml:space="preserve">This </w:t>
      </w:r>
      <w:r w:rsidRPr="00CB1F4D">
        <w:rPr>
          <w:rFonts w:ascii="Arial" w:hAnsi="Arial" w:cs="Arial"/>
        </w:rPr>
        <w:t>phenomenon, known as a</w:t>
      </w:r>
      <w:r w:rsidR="007217CF" w:rsidRPr="00CB1F4D">
        <w:rPr>
          <w:rFonts w:ascii="Arial" w:hAnsi="Arial" w:cs="Arial"/>
        </w:rPr>
        <w:t xml:space="preserve"> demographic</w:t>
      </w:r>
      <w:r w:rsidRPr="00CB1F4D">
        <w:rPr>
          <w:rFonts w:ascii="Arial" w:hAnsi="Arial" w:cs="Arial"/>
        </w:rPr>
        <w:t xml:space="preserve"> Allee effect, introduces depensatory dynamics that can substantially slow or even prevent recovery from depletion (</w:t>
      </w:r>
      <w:proofErr w:type="spellStart"/>
      <w:r w:rsidRPr="00CB1F4D">
        <w:rPr>
          <w:rFonts w:ascii="Arial" w:hAnsi="Arial" w:cs="Arial"/>
        </w:rPr>
        <w:t>Courchamp</w:t>
      </w:r>
      <w:proofErr w:type="spellEnd"/>
      <w:r w:rsidRPr="00CB1F4D">
        <w:rPr>
          <w:rFonts w:ascii="Arial" w:hAnsi="Arial" w:cs="Arial"/>
        </w:rPr>
        <w:t xml:space="preserve"> et al. 1999; Minto et al. 2008; Neubauer et al. 2013</w:t>
      </w:r>
      <w:r w:rsidR="007217CF" w:rsidRPr="00CB1F4D">
        <w:rPr>
          <w:rFonts w:ascii="Arial" w:hAnsi="Arial" w:cs="Arial"/>
        </w:rPr>
        <w:t>; Hutchings 2015</w:t>
      </w:r>
      <w:r w:rsidRPr="00CB1F4D">
        <w:rPr>
          <w:rFonts w:ascii="Arial" w:hAnsi="Arial" w:cs="Arial"/>
        </w:rPr>
        <w:t>).</w:t>
      </w:r>
      <w:ins w:id="2" w:author="Barrett, Tim (DFO/MPO)" w:date="2026-05-12T08:34:00Z" w16du:dateUtc="2026-05-12T11:34:00Z">
        <w:r w:rsidR="00290497" w:rsidRPr="00CB1F4D">
          <w:rPr>
            <w:rFonts w:ascii="Arial" w:hAnsi="Arial" w:cs="Arial"/>
          </w:rPr>
          <w:t xml:space="preserve"> </w:t>
        </w:r>
      </w:ins>
    </w:p>
    <w:p w14:paraId="25F8415E" w14:textId="63B8A1DF" w:rsidR="009000AD" w:rsidRPr="00CB1F4D" w:rsidRDefault="00290497" w:rsidP="009C390B">
      <w:pPr>
        <w:spacing w:before="240" w:after="0" w:line="276" w:lineRule="auto"/>
        <w:rPr>
          <w:rFonts w:ascii="Arial" w:hAnsi="Arial" w:cs="Arial"/>
        </w:rPr>
      </w:pPr>
      <w:r w:rsidRPr="00CB1F4D">
        <w:rPr>
          <w:rFonts w:ascii="Arial" w:hAnsi="Arial" w:cs="Arial"/>
        </w:rPr>
        <w:t>Hutchings (2015) distinguish</w:t>
      </w:r>
      <w:r w:rsidR="007217CF" w:rsidRPr="00CB1F4D">
        <w:rPr>
          <w:rFonts w:ascii="Arial" w:hAnsi="Arial" w:cs="Arial"/>
        </w:rPr>
        <w:t>es a</w:t>
      </w:r>
      <w:r w:rsidRPr="00CB1F4D">
        <w:rPr>
          <w:rFonts w:ascii="Arial" w:hAnsi="Arial" w:cs="Arial"/>
        </w:rPr>
        <w:t xml:space="preserve"> </w:t>
      </w:r>
      <w:r w:rsidRPr="00CB1F4D">
        <w:rPr>
          <w:rFonts w:ascii="Arial" w:hAnsi="Arial" w:cs="Arial"/>
          <w:i/>
          <w:iCs/>
        </w:rPr>
        <w:t>demographic</w:t>
      </w:r>
      <w:r w:rsidRPr="00CB1F4D">
        <w:rPr>
          <w:rFonts w:ascii="Arial" w:hAnsi="Arial" w:cs="Arial"/>
        </w:rPr>
        <w:t xml:space="preserve"> Allee effect from </w:t>
      </w:r>
      <w:r w:rsidR="007217CF" w:rsidRPr="00CB1F4D">
        <w:rPr>
          <w:rFonts w:ascii="Arial" w:hAnsi="Arial" w:cs="Arial"/>
        </w:rPr>
        <w:t xml:space="preserve">a </w:t>
      </w:r>
      <w:r w:rsidRPr="00CB1F4D">
        <w:rPr>
          <w:rFonts w:ascii="Arial" w:hAnsi="Arial" w:cs="Arial"/>
          <w:i/>
          <w:iCs/>
        </w:rPr>
        <w:t xml:space="preserve">component </w:t>
      </w:r>
      <w:r w:rsidRPr="00CB1F4D">
        <w:rPr>
          <w:rFonts w:ascii="Arial" w:hAnsi="Arial" w:cs="Arial"/>
        </w:rPr>
        <w:t xml:space="preserve">Allee effect (positive relationship between population abundance and any </w:t>
      </w:r>
      <w:r w:rsidRPr="00CB1F4D">
        <w:rPr>
          <w:rFonts w:ascii="Arial" w:hAnsi="Arial" w:cs="Arial"/>
          <w:i/>
          <w:iCs/>
        </w:rPr>
        <w:t>component</w:t>
      </w:r>
      <w:r w:rsidRPr="00CB1F4D">
        <w:rPr>
          <w:rFonts w:ascii="Arial" w:hAnsi="Arial" w:cs="Arial"/>
        </w:rPr>
        <w:t xml:space="preserve"> of individual fitness). </w:t>
      </w:r>
      <w:r w:rsidR="008A1166" w:rsidRPr="00CB1F4D">
        <w:rPr>
          <w:rFonts w:ascii="Arial" w:hAnsi="Arial" w:cs="Arial"/>
        </w:rPr>
        <w:t xml:space="preserve">In the fisheries literature Allee effects are </w:t>
      </w:r>
      <w:r w:rsidR="00DB4300" w:rsidRPr="00CB1F4D">
        <w:rPr>
          <w:rFonts w:ascii="Arial" w:hAnsi="Arial" w:cs="Arial"/>
        </w:rPr>
        <w:t>also</w:t>
      </w:r>
      <w:r w:rsidR="008A1166" w:rsidRPr="00CB1F4D">
        <w:rPr>
          <w:rFonts w:ascii="Arial" w:hAnsi="Arial" w:cs="Arial"/>
        </w:rPr>
        <w:t xml:space="preserve"> termed “depensation” (e.g., </w:t>
      </w:r>
      <w:r w:rsidR="00851A6A" w:rsidRPr="00CB1F4D">
        <w:rPr>
          <w:rFonts w:ascii="Arial" w:hAnsi="Arial" w:cs="Arial"/>
        </w:rPr>
        <w:t xml:space="preserve">Liermann and Hilborn, </w:t>
      </w:r>
      <w:r w:rsidR="00DB4300" w:rsidRPr="00CB1F4D">
        <w:rPr>
          <w:rFonts w:ascii="Arial" w:hAnsi="Arial" w:cs="Arial"/>
        </w:rPr>
        <w:t>1997</w:t>
      </w:r>
      <w:r w:rsidR="00851A6A" w:rsidRPr="00CB1F4D">
        <w:rPr>
          <w:rFonts w:ascii="Arial" w:hAnsi="Arial" w:cs="Arial"/>
        </w:rPr>
        <w:t xml:space="preserve">; </w:t>
      </w:r>
      <w:r w:rsidR="008A1166" w:rsidRPr="00CB1F4D">
        <w:rPr>
          <w:rFonts w:ascii="Arial" w:hAnsi="Arial" w:cs="Arial"/>
        </w:rPr>
        <w:t xml:space="preserve">Hutchings 2015). </w:t>
      </w:r>
      <w:r w:rsidR="009000AD" w:rsidRPr="00CB1F4D">
        <w:rPr>
          <w:rFonts w:ascii="Arial" w:hAnsi="Arial" w:cs="Arial"/>
        </w:rPr>
        <w:t xml:space="preserve">Despite their theoretical importance, Allee effects are rarely detected in empirical analyses of exploited marine fish stocks (Hilborn et al. 2014). When </w:t>
      </w:r>
      <w:r w:rsidRPr="00CB1F4D">
        <w:rPr>
          <w:rFonts w:ascii="Arial" w:hAnsi="Arial" w:cs="Arial"/>
        </w:rPr>
        <w:t>they have</w:t>
      </w:r>
      <w:r w:rsidR="009000AD" w:rsidRPr="00CB1F4D">
        <w:rPr>
          <w:rFonts w:ascii="Arial" w:hAnsi="Arial" w:cs="Arial"/>
        </w:rPr>
        <w:t xml:space="preserve"> been reported, it has most often been </w:t>
      </w:r>
      <w:r w:rsidR="00917BFE" w:rsidRPr="00CB1F4D">
        <w:rPr>
          <w:rFonts w:ascii="Arial" w:hAnsi="Arial" w:cs="Arial"/>
        </w:rPr>
        <w:t>a component Allee effect</w:t>
      </w:r>
      <w:r w:rsidR="00167CAC" w:rsidRPr="00CB1F4D">
        <w:rPr>
          <w:rFonts w:ascii="Arial" w:hAnsi="Arial" w:cs="Arial"/>
        </w:rPr>
        <w:t>,</w:t>
      </w:r>
      <w:r w:rsidR="00917BFE" w:rsidRPr="00CB1F4D">
        <w:rPr>
          <w:rFonts w:ascii="Arial" w:hAnsi="Arial" w:cs="Arial"/>
        </w:rPr>
        <w:t xml:space="preserve"> as </w:t>
      </w:r>
      <w:r w:rsidRPr="00CB1F4D">
        <w:rPr>
          <w:rFonts w:ascii="Arial" w:hAnsi="Arial" w:cs="Arial"/>
        </w:rPr>
        <w:t xml:space="preserve">a positive </w:t>
      </w:r>
      <w:r w:rsidR="008A1166" w:rsidRPr="00CB1F4D">
        <w:rPr>
          <w:rFonts w:ascii="Arial" w:hAnsi="Arial" w:cs="Arial"/>
        </w:rPr>
        <w:t>association</w:t>
      </w:r>
      <w:r w:rsidRPr="00CB1F4D">
        <w:rPr>
          <w:rFonts w:ascii="Arial" w:hAnsi="Arial" w:cs="Arial"/>
        </w:rPr>
        <w:t xml:space="preserve"> with population size and recruitment for</w:t>
      </w:r>
      <w:r w:rsidR="009000AD" w:rsidRPr="00CB1F4D">
        <w:rPr>
          <w:rFonts w:ascii="Arial" w:hAnsi="Arial" w:cs="Arial"/>
        </w:rPr>
        <w:t xml:space="preserve"> Atlantic cod (</w:t>
      </w:r>
      <w:r w:rsidR="009000AD" w:rsidRPr="00CB1F4D">
        <w:rPr>
          <w:rFonts w:ascii="Arial" w:hAnsi="Arial" w:cs="Arial"/>
          <w:i/>
          <w:iCs/>
        </w:rPr>
        <w:t xml:space="preserve">Gadus </w:t>
      </w:r>
      <w:proofErr w:type="spellStart"/>
      <w:r w:rsidR="009000AD" w:rsidRPr="00CB1F4D">
        <w:rPr>
          <w:rFonts w:ascii="Arial" w:hAnsi="Arial" w:cs="Arial"/>
          <w:i/>
          <w:iCs/>
        </w:rPr>
        <w:t>morhua</w:t>
      </w:r>
      <w:proofErr w:type="spellEnd"/>
      <w:r w:rsidR="009000AD" w:rsidRPr="00CB1F4D">
        <w:rPr>
          <w:rFonts w:ascii="Arial" w:hAnsi="Arial" w:cs="Arial"/>
        </w:rPr>
        <w:t>) stocks (</w:t>
      </w:r>
      <w:r w:rsidRPr="00CB1F4D">
        <w:rPr>
          <w:rFonts w:ascii="Arial" w:hAnsi="Arial" w:cs="Arial"/>
        </w:rPr>
        <w:t xml:space="preserve">e.g., </w:t>
      </w:r>
      <w:r w:rsidR="009000AD" w:rsidRPr="00CB1F4D">
        <w:rPr>
          <w:rFonts w:ascii="Arial" w:hAnsi="Arial" w:cs="Arial"/>
        </w:rPr>
        <w:t>Keith and Hutchings 2012</w:t>
      </w:r>
      <w:r w:rsidR="000B5F46" w:rsidRPr="00CB1F4D">
        <w:rPr>
          <w:rFonts w:ascii="Arial" w:hAnsi="Arial" w:cs="Arial"/>
        </w:rPr>
        <w:t xml:space="preserve">; </w:t>
      </w:r>
      <w:r w:rsidR="00DB4300" w:rsidRPr="00CB1F4D">
        <w:rPr>
          <w:rFonts w:ascii="Arial" w:hAnsi="Arial" w:cs="Arial"/>
        </w:rPr>
        <w:t xml:space="preserve">Perälä et al. 2022; </w:t>
      </w:r>
      <w:r w:rsidR="000B5F46" w:rsidRPr="00CB1F4D">
        <w:rPr>
          <w:rFonts w:ascii="Arial" w:hAnsi="Arial" w:cs="Arial"/>
        </w:rPr>
        <w:t>Winter et al. 2023</w:t>
      </w:r>
      <w:r w:rsidR="009000AD" w:rsidRPr="00CB1F4D">
        <w:rPr>
          <w:rFonts w:ascii="Arial" w:hAnsi="Arial" w:cs="Arial"/>
        </w:rPr>
        <w:t>)</w:t>
      </w:r>
      <w:r w:rsidR="00917BFE" w:rsidRPr="00CB1F4D">
        <w:rPr>
          <w:rFonts w:ascii="Arial" w:hAnsi="Arial" w:cs="Arial"/>
        </w:rPr>
        <w:t>.</w:t>
      </w:r>
      <w:r w:rsidR="009000AD" w:rsidRPr="00CB1F4D">
        <w:rPr>
          <w:rFonts w:ascii="Arial" w:hAnsi="Arial" w:cs="Arial"/>
        </w:rPr>
        <w:t xml:space="preserve"> Depensatory dynamics can also emerge through elevated </w:t>
      </w:r>
      <w:r w:rsidR="009C0CF1" w:rsidRPr="00CB1F4D">
        <w:rPr>
          <w:rFonts w:ascii="Arial" w:hAnsi="Arial" w:cs="Arial"/>
        </w:rPr>
        <w:t xml:space="preserve">adult </w:t>
      </w:r>
      <w:r w:rsidR="009000AD" w:rsidRPr="00CB1F4D">
        <w:rPr>
          <w:rFonts w:ascii="Arial" w:hAnsi="Arial" w:cs="Arial"/>
        </w:rPr>
        <w:t xml:space="preserve">mortality rates (Kuparinen </w:t>
      </w:r>
      <w:r w:rsidR="00A15636" w:rsidRPr="00CB1F4D">
        <w:rPr>
          <w:rFonts w:ascii="Arial" w:hAnsi="Arial" w:cs="Arial"/>
        </w:rPr>
        <w:t>et al.</w:t>
      </w:r>
      <w:r w:rsidR="009000AD" w:rsidRPr="00CB1F4D">
        <w:rPr>
          <w:rFonts w:ascii="Arial" w:hAnsi="Arial" w:cs="Arial"/>
        </w:rPr>
        <w:t xml:space="preserve"> 2014). This distinction is particularly relevant for Northwest Atlantic cod stocks, several of which have experienced substantial increases in natural mortality in recent decades, including predation-driven depensation in NAFO Division 4TVn associated with grey seal predation (</w:t>
      </w:r>
      <w:proofErr w:type="spellStart"/>
      <w:r w:rsidR="009000AD" w:rsidRPr="00CB1F4D">
        <w:rPr>
          <w:rFonts w:ascii="Arial" w:hAnsi="Arial" w:cs="Arial"/>
        </w:rPr>
        <w:t>Neuenhoff</w:t>
      </w:r>
      <w:proofErr w:type="spellEnd"/>
      <w:r w:rsidR="009000AD" w:rsidRPr="00CB1F4D">
        <w:rPr>
          <w:rFonts w:ascii="Arial" w:hAnsi="Arial" w:cs="Arial"/>
        </w:rPr>
        <w:t xml:space="preserve"> et al. 2019).</w:t>
      </w:r>
    </w:p>
    <w:p w14:paraId="45F4C363" w14:textId="46E416EF" w:rsidR="00917BFE" w:rsidRPr="00CB1F4D" w:rsidRDefault="00FB7062" w:rsidP="00917BFE">
      <w:pPr>
        <w:spacing w:before="240" w:after="0" w:line="276" w:lineRule="auto"/>
        <w:rPr>
          <w:rFonts w:ascii="Arial" w:hAnsi="Arial" w:cs="Arial"/>
        </w:rPr>
      </w:pPr>
      <w:r w:rsidRPr="00CB1F4D">
        <w:rPr>
          <w:rFonts w:ascii="Arial" w:hAnsi="Arial" w:cs="Arial"/>
        </w:rPr>
        <w:t>The focus of studies on depensatory dynamics in fishes has primarily been focused on component Allee effects. The degree to which a component Allee effect is likely to result in a demographic Allee effect is not clear. For example, it assumes that an increase in one component of fitness</w:t>
      </w:r>
      <w:r w:rsidR="007217CF" w:rsidRPr="00CB1F4D">
        <w:rPr>
          <w:rFonts w:ascii="Arial" w:hAnsi="Arial" w:cs="Arial"/>
        </w:rPr>
        <w:t xml:space="preserve"> automatically leads to an increase in overall fitness (Hutchings 2015). Looking at only one component of fitness (e.g., recruitment), can lead to failing to detect an Allee effect caused by other components (e.g., adult mortality) (Hutchings 2015).</w:t>
      </w:r>
      <w:r w:rsidRPr="00CB1F4D">
        <w:rPr>
          <w:rFonts w:ascii="Arial" w:hAnsi="Arial" w:cs="Arial"/>
        </w:rPr>
        <w:t xml:space="preserve"> </w:t>
      </w:r>
    </w:p>
    <w:p w14:paraId="27CEDD59" w14:textId="6CF4C0A1" w:rsidR="000548AF" w:rsidRPr="00CB1F4D" w:rsidRDefault="00917BFE" w:rsidP="00917BFE">
      <w:pPr>
        <w:spacing w:before="240" w:after="0" w:line="276" w:lineRule="auto"/>
        <w:rPr>
          <w:rFonts w:ascii="Arial" w:hAnsi="Arial" w:cs="Arial"/>
          <w:highlight w:val="yellow"/>
        </w:rPr>
      </w:pPr>
      <w:r w:rsidRPr="00CB1F4D">
        <w:rPr>
          <w:rFonts w:ascii="Arial" w:hAnsi="Arial" w:cs="Arial"/>
        </w:rPr>
        <w:t xml:space="preserve">Detecting recruitment depensation </w:t>
      </w:r>
      <w:r w:rsidR="00F962B2" w:rsidRPr="00CB1F4D">
        <w:rPr>
          <w:rFonts w:ascii="Arial" w:hAnsi="Arial" w:cs="Arial"/>
        </w:rPr>
        <w:t xml:space="preserve">using stock–recruit relationships (SRRs) is widely recognized as challenging (Hilborn et al. 2014; Liermann and Hilborn 1997; Myers et al. 1995). For example, Myers et al. (1995) found evidence of </w:t>
      </w:r>
      <w:r w:rsidRPr="00CB1F4D">
        <w:rPr>
          <w:rFonts w:ascii="Arial" w:hAnsi="Arial" w:cs="Arial"/>
        </w:rPr>
        <w:t xml:space="preserve">depensation </w:t>
      </w:r>
      <w:r w:rsidR="00F962B2" w:rsidRPr="00CB1F4D">
        <w:rPr>
          <w:rFonts w:ascii="Arial" w:hAnsi="Arial" w:cs="Arial"/>
        </w:rPr>
        <w:t xml:space="preserve">in only 3 of 128 SRRs. Similarly, an analysis of the RAM Legacy database by Keith and Hutchings (2012), which examined recruits-to-SSB ratios across 104 species, found little evidence </w:t>
      </w:r>
      <w:r w:rsidR="00F962B2" w:rsidRPr="00CB1F4D">
        <w:rPr>
          <w:rFonts w:ascii="Arial" w:hAnsi="Arial" w:cs="Arial"/>
        </w:rPr>
        <w:lastRenderedPageBreak/>
        <w:t xml:space="preserve">of </w:t>
      </w:r>
      <w:r w:rsidR="009C0CF1" w:rsidRPr="00CB1F4D">
        <w:rPr>
          <w:rFonts w:ascii="Arial" w:hAnsi="Arial" w:cs="Arial"/>
        </w:rPr>
        <w:t>recruitment depensation</w:t>
      </w:r>
      <w:r w:rsidR="00F962B2" w:rsidRPr="00CB1F4D">
        <w:rPr>
          <w:rFonts w:ascii="Arial" w:hAnsi="Arial" w:cs="Arial"/>
        </w:rPr>
        <w:t xml:space="preserve"> except for Atlantic cod. More recently, Albertsen et al. (2025) identified </w:t>
      </w:r>
      <w:r w:rsidR="009C0CF1" w:rsidRPr="00CB1F4D">
        <w:rPr>
          <w:rFonts w:ascii="Arial" w:hAnsi="Arial" w:cs="Arial"/>
        </w:rPr>
        <w:t>recruitment depensation</w:t>
      </w:r>
      <w:r w:rsidR="00F962B2" w:rsidRPr="00CB1F4D">
        <w:rPr>
          <w:rFonts w:ascii="Arial" w:hAnsi="Arial" w:cs="Arial"/>
        </w:rPr>
        <w:t xml:space="preserve"> in 5 of 81 ICES stocks. </w:t>
      </w:r>
      <w:r w:rsidR="000548AF" w:rsidRPr="00CB1F4D">
        <w:rPr>
          <w:rFonts w:ascii="Arial" w:hAnsi="Arial" w:cs="Arial"/>
        </w:rPr>
        <w:t xml:space="preserve">Hilborn et al. </w:t>
      </w:r>
      <w:r w:rsidR="00862794" w:rsidRPr="00CB1F4D">
        <w:rPr>
          <w:rFonts w:ascii="Arial" w:hAnsi="Arial" w:cs="Arial"/>
        </w:rPr>
        <w:t>(</w:t>
      </w:r>
      <w:r w:rsidR="003B39F7" w:rsidRPr="00CB1F4D">
        <w:rPr>
          <w:rFonts w:ascii="Arial" w:hAnsi="Arial" w:cs="Arial"/>
        </w:rPr>
        <w:t>2014</w:t>
      </w:r>
      <w:r w:rsidR="00862794" w:rsidRPr="00CB1F4D">
        <w:rPr>
          <w:rFonts w:ascii="Arial" w:hAnsi="Arial" w:cs="Arial"/>
        </w:rPr>
        <w:t>)</w:t>
      </w:r>
      <w:r w:rsidR="000548AF" w:rsidRPr="00CB1F4D">
        <w:rPr>
          <w:rFonts w:ascii="Arial" w:hAnsi="Arial" w:cs="Arial"/>
        </w:rPr>
        <w:t xml:space="preserve"> repeated the Myers et al. </w:t>
      </w:r>
      <w:r w:rsidR="009C0CF1" w:rsidRPr="00CB1F4D">
        <w:rPr>
          <w:rFonts w:ascii="Arial" w:hAnsi="Arial" w:cs="Arial"/>
        </w:rPr>
        <w:t>(</w:t>
      </w:r>
      <w:r w:rsidR="003B39F7" w:rsidRPr="00CB1F4D">
        <w:rPr>
          <w:rFonts w:ascii="Arial" w:hAnsi="Arial" w:cs="Arial"/>
        </w:rPr>
        <w:t>1995</w:t>
      </w:r>
      <w:r w:rsidR="009C0CF1" w:rsidRPr="00CB1F4D">
        <w:rPr>
          <w:rFonts w:ascii="Arial" w:hAnsi="Arial" w:cs="Arial"/>
        </w:rPr>
        <w:t>)</w:t>
      </w:r>
      <w:r w:rsidR="000548AF" w:rsidRPr="00CB1F4D">
        <w:rPr>
          <w:rFonts w:ascii="Arial" w:hAnsi="Arial" w:cs="Arial"/>
        </w:rPr>
        <w:t xml:space="preserve"> analysis with 15 more years of additional data from the RAM Legacy database and only found significant depensation in 4 of 113 stocks when looking at the relationship between recruitment </w:t>
      </w:r>
      <w:r w:rsidR="00862794" w:rsidRPr="00CB1F4D">
        <w:rPr>
          <w:rFonts w:ascii="Arial" w:hAnsi="Arial" w:cs="Arial"/>
        </w:rPr>
        <w:t xml:space="preserve">(component) </w:t>
      </w:r>
      <w:r w:rsidR="000548AF" w:rsidRPr="00CB1F4D">
        <w:rPr>
          <w:rFonts w:ascii="Arial" w:hAnsi="Arial" w:cs="Arial"/>
        </w:rPr>
        <w:t xml:space="preserve">and biomass </w:t>
      </w:r>
      <w:r w:rsidR="003B39F7" w:rsidRPr="00CB1F4D">
        <w:rPr>
          <w:rFonts w:ascii="Arial" w:hAnsi="Arial" w:cs="Arial"/>
        </w:rPr>
        <w:t>but</w:t>
      </w:r>
      <w:r w:rsidR="000548AF" w:rsidRPr="00CB1F4D">
        <w:rPr>
          <w:rFonts w:ascii="Arial" w:hAnsi="Arial" w:cs="Arial"/>
        </w:rPr>
        <w:t xml:space="preserve"> in 8 of 109 stocks when looking at the relationship between surplus production</w:t>
      </w:r>
      <w:r w:rsidR="009C0CF1" w:rsidRPr="00CB1F4D">
        <w:rPr>
          <w:rFonts w:ascii="Arial" w:hAnsi="Arial" w:cs="Arial"/>
        </w:rPr>
        <w:t xml:space="preserve"> (i.e., a proxy for </w:t>
      </w:r>
      <w:r w:rsidR="00862794" w:rsidRPr="00CB1F4D">
        <w:rPr>
          <w:rFonts w:ascii="Arial" w:hAnsi="Arial" w:cs="Arial"/>
        </w:rPr>
        <w:t>population</w:t>
      </w:r>
      <w:r w:rsidR="009C0CF1" w:rsidRPr="00CB1F4D">
        <w:rPr>
          <w:rFonts w:ascii="Arial" w:hAnsi="Arial" w:cs="Arial"/>
        </w:rPr>
        <w:t xml:space="preserve"> growth</w:t>
      </w:r>
      <w:r w:rsidR="00862794" w:rsidRPr="00CB1F4D">
        <w:rPr>
          <w:rFonts w:ascii="Arial" w:hAnsi="Arial" w:cs="Arial"/>
        </w:rPr>
        <w:t>; demographic Allee effect</w:t>
      </w:r>
      <w:r w:rsidR="009C0CF1" w:rsidRPr="00CB1F4D">
        <w:rPr>
          <w:rFonts w:ascii="Arial" w:hAnsi="Arial" w:cs="Arial"/>
        </w:rPr>
        <w:t>)</w:t>
      </w:r>
      <w:r w:rsidR="000548AF" w:rsidRPr="00CB1F4D">
        <w:rPr>
          <w:rFonts w:ascii="Arial" w:hAnsi="Arial" w:cs="Arial"/>
        </w:rPr>
        <w:t xml:space="preserve"> and biomass. </w:t>
      </w:r>
      <w:r w:rsidR="00F962B2" w:rsidRPr="00CB1F4D">
        <w:rPr>
          <w:rFonts w:ascii="Arial" w:hAnsi="Arial" w:cs="Arial"/>
        </w:rPr>
        <w:t>Overall, the detection of Allee effects depend on multiple factors, including species and life-history type, time series length and stock state, data sources</w:t>
      </w:r>
      <w:r w:rsidR="00862794" w:rsidRPr="00CB1F4D">
        <w:rPr>
          <w:rFonts w:ascii="Arial" w:hAnsi="Arial" w:cs="Arial"/>
        </w:rPr>
        <w:t xml:space="preserve"> (e.g., the availability of data at low biomass)</w:t>
      </w:r>
      <w:r w:rsidR="00F962B2" w:rsidRPr="00CB1F4D">
        <w:rPr>
          <w:rFonts w:ascii="Arial" w:hAnsi="Arial" w:cs="Arial"/>
        </w:rPr>
        <w:t xml:space="preserve">, and analytical </w:t>
      </w:r>
      <w:r w:rsidR="00862794" w:rsidRPr="00CB1F4D">
        <w:rPr>
          <w:rFonts w:ascii="Arial" w:hAnsi="Arial" w:cs="Arial"/>
        </w:rPr>
        <w:t xml:space="preserve">method. </w:t>
      </w:r>
    </w:p>
    <w:p w14:paraId="1C843216" w14:textId="562326B5" w:rsidR="008C6D61" w:rsidRPr="00CB1F4D" w:rsidRDefault="00F962B2" w:rsidP="009C390B">
      <w:pPr>
        <w:spacing w:before="240" w:after="0" w:line="276" w:lineRule="auto"/>
        <w:rPr>
          <w:rFonts w:ascii="Arial" w:hAnsi="Arial" w:cs="Arial"/>
        </w:rPr>
      </w:pPr>
      <w:r w:rsidRPr="00CB1F4D">
        <w:rPr>
          <w:rFonts w:ascii="Arial" w:hAnsi="Arial" w:cs="Arial"/>
        </w:rPr>
        <w:t>Walters et al. (2008)</w:t>
      </w:r>
      <w:r w:rsidR="00862794" w:rsidRPr="00CB1F4D">
        <w:rPr>
          <w:rFonts w:ascii="Arial" w:hAnsi="Arial" w:cs="Arial"/>
        </w:rPr>
        <w:t xml:space="preserve"> suggest that</w:t>
      </w:r>
      <w:r w:rsidRPr="00CB1F4D">
        <w:rPr>
          <w:rFonts w:ascii="Arial" w:hAnsi="Arial" w:cs="Arial"/>
        </w:rPr>
        <w:t xml:space="preserve"> surplus production–biomass relationships </w:t>
      </w:r>
      <w:r w:rsidR="00862794" w:rsidRPr="00CB1F4D">
        <w:rPr>
          <w:rFonts w:ascii="Arial" w:hAnsi="Arial" w:cs="Arial"/>
        </w:rPr>
        <w:t xml:space="preserve">can </w:t>
      </w:r>
      <w:r w:rsidRPr="00CB1F4D">
        <w:rPr>
          <w:rFonts w:ascii="Arial" w:hAnsi="Arial" w:cs="Arial"/>
        </w:rPr>
        <w:t xml:space="preserve">provide a useful diagnostic for assessing whether stocks exhibit strong compensatory responses. Surplus production </w:t>
      </w:r>
      <w:r w:rsidR="00373E02" w:rsidRPr="00CB1F4D">
        <w:rPr>
          <w:rFonts w:ascii="Arial" w:hAnsi="Arial" w:cs="Arial"/>
        </w:rPr>
        <w:t>reflects the net change in biomass in the absence of fishing and is an integrated indicator of population growth (combined influence of recruitment, somatic growth, maturation, and natural mortality). S</w:t>
      </w:r>
      <w:r w:rsidRPr="00CB1F4D">
        <w:rPr>
          <w:rFonts w:ascii="Arial" w:hAnsi="Arial" w:cs="Arial"/>
        </w:rPr>
        <w:t xml:space="preserve">urplus production </w:t>
      </w:r>
      <w:r w:rsidR="00373E02" w:rsidRPr="00CB1F4D">
        <w:rPr>
          <w:rFonts w:ascii="Arial" w:hAnsi="Arial" w:cs="Arial"/>
        </w:rPr>
        <w:t xml:space="preserve">is </w:t>
      </w:r>
      <w:r w:rsidRPr="00CB1F4D">
        <w:rPr>
          <w:rFonts w:ascii="Arial" w:hAnsi="Arial" w:cs="Arial"/>
        </w:rPr>
        <w:t xml:space="preserve">sensitive to depensatory processes regardless of whether they arise from reduced recruitment, increased mortality, or shifts in population demography driven by fishing or environmental effects. </w:t>
      </w:r>
      <w:r w:rsidR="00373E02" w:rsidRPr="00CB1F4D">
        <w:rPr>
          <w:rFonts w:ascii="Arial" w:hAnsi="Arial" w:cs="Arial"/>
        </w:rPr>
        <w:t xml:space="preserve">The ratio of surplus production to biomass therefore serves as a proxy for the per capita population growth rates (i.e., an indicator for a demographic Allee effect). </w:t>
      </w:r>
      <w:proofErr w:type="spellStart"/>
      <w:r w:rsidRPr="00CB1F4D">
        <w:rPr>
          <w:rFonts w:ascii="Arial" w:hAnsi="Arial" w:cs="Arial"/>
        </w:rPr>
        <w:t>Neuenhoff</w:t>
      </w:r>
      <w:proofErr w:type="spellEnd"/>
      <w:r w:rsidRPr="00CB1F4D">
        <w:rPr>
          <w:rFonts w:ascii="Arial" w:hAnsi="Arial" w:cs="Arial"/>
        </w:rPr>
        <w:t xml:space="preserve"> et al. (2019) identified evidence of a</w:t>
      </w:r>
      <w:r w:rsidR="00373E02" w:rsidRPr="00CB1F4D">
        <w:rPr>
          <w:rFonts w:ascii="Arial" w:hAnsi="Arial" w:cs="Arial"/>
        </w:rPr>
        <w:t xml:space="preserve"> demographic </w:t>
      </w:r>
      <w:r w:rsidRPr="00CB1F4D">
        <w:rPr>
          <w:rFonts w:ascii="Arial" w:hAnsi="Arial" w:cs="Arial"/>
        </w:rPr>
        <w:t>Allee effect in NAFO 4TVn Atlantic cod using surplus production per biomass versus biomass relationships, whereas no such signal was detected using the stock–recruit relationship for the same stock. Despite these advantages, relatively few studies</w:t>
      </w:r>
      <w:r w:rsidR="00F235A5" w:rsidRPr="00CB1F4D">
        <w:rPr>
          <w:rFonts w:ascii="Arial" w:hAnsi="Arial" w:cs="Arial"/>
        </w:rPr>
        <w:t xml:space="preserve"> (</w:t>
      </w:r>
      <w:r w:rsidR="0017552A" w:rsidRPr="00CB1F4D">
        <w:rPr>
          <w:rFonts w:ascii="Arial" w:hAnsi="Arial" w:cs="Arial"/>
        </w:rPr>
        <w:t xml:space="preserve">see </w:t>
      </w:r>
      <w:r w:rsidR="00F235A5" w:rsidRPr="00CB1F4D">
        <w:rPr>
          <w:rFonts w:ascii="Arial" w:hAnsi="Arial" w:cs="Arial"/>
        </w:rPr>
        <w:t>Hilborn et al. 2014</w:t>
      </w:r>
      <w:r w:rsidR="00F235A5" w:rsidRPr="00CB1F4D">
        <w:rPr>
          <w:rFonts w:ascii="Arial" w:hAnsi="Arial" w:cs="Arial"/>
        </w:rPr>
        <w:t>)</w:t>
      </w:r>
      <w:r w:rsidRPr="00CB1F4D">
        <w:rPr>
          <w:rFonts w:ascii="Arial" w:hAnsi="Arial" w:cs="Arial"/>
        </w:rPr>
        <w:t xml:space="preserve"> have used production-based approaches to detect</w:t>
      </w:r>
      <w:r w:rsidR="00373E02" w:rsidRPr="00CB1F4D">
        <w:rPr>
          <w:rFonts w:ascii="Arial" w:hAnsi="Arial" w:cs="Arial"/>
        </w:rPr>
        <w:t xml:space="preserve"> demographic</w:t>
      </w:r>
      <w:r w:rsidRPr="00CB1F4D">
        <w:rPr>
          <w:rFonts w:ascii="Arial" w:hAnsi="Arial" w:cs="Arial"/>
        </w:rPr>
        <w:t xml:space="preserve"> Allee effects or to quantify the strength of depensation across multiple stocks. </w:t>
      </w:r>
    </w:p>
    <w:p w14:paraId="07699999" w14:textId="586105B5" w:rsidR="00F3430B" w:rsidRPr="00CB1F4D" w:rsidRDefault="00DE32AE" w:rsidP="009C390B">
      <w:pPr>
        <w:spacing w:before="240" w:after="0" w:line="276" w:lineRule="auto"/>
        <w:rPr>
          <w:rFonts w:ascii="Arial" w:hAnsi="Arial" w:cs="Arial"/>
        </w:rPr>
      </w:pPr>
      <w:r w:rsidRPr="00CB1F4D">
        <w:rPr>
          <w:rFonts w:ascii="Arial" w:hAnsi="Arial" w:cs="Arial"/>
        </w:rPr>
        <w:t xml:space="preserve">Here, we use </w:t>
      </w:r>
      <w:r w:rsidR="00373E02" w:rsidRPr="00CB1F4D">
        <w:rPr>
          <w:rFonts w:ascii="Arial" w:hAnsi="Arial" w:cs="Arial"/>
        </w:rPr>
        <w:t xml:space="preserve">relative </w:t>
      </w:r>
      <w:r w:rsidRPr="00CB1F4D">
        <w:rPr>
          <w:rFonts w:ascii="Arial" w:hAnsi="Arial" w:cs="Arial"/>
        </w:rPr>
        <w:t xml:space="preserve">surplus production </w:t>
      </w:r>
      <w:r w:rsidR="00373E02" w:rsidRPr="00CB1F4D">
        <w:rPr>
          <w:rFonts w:ascii="Arial" w:hAnsi="Arial" w:cs="Arial"/>
        </w:rPr>
        <w:t xml:space="preserve">(ratio of surplus production to biomass) as a proxy for the per capita population growth rate </w:t>
      </w:r>
      <w:r w:rsidRPr="00CB1F4D">
        <w:rPr>
          <w:rFonts w:ascii="Arial" w:hAnsi="Arial" w:cs="Arial"/>
        </w:rPr>
        <w:t xml:space="preserve">to </w:t>
      </w:r>
      <w:r w:rsidR="00373E02" w:rsidRPr="00CB1F4D">
        <w:rPr>
          <w:rFonts w:ascii="Arial" w:hAnsi="Arial" w:cs="Arial"/>
        </w:rPr>
        <w:t xml:space="preserve">assess and quantify the </w:t>
      </w:r>
      <w:r w:rsidRPr="00CB1F4D">
        <w:rPr>
          <w:rFonts w:ascii="Arial" w:hAnsi="Arial" w:cs="Arial"/>
        </w:rPr>
        <w:t xml:space="preserve">strength of </w:t>
      </w:r>
      <w:r w:rsidR="00373E02" w:rsidRPr="00CB1F4D">
        <w:rPr>
          <w:rFonts w:ascii="Arial" w:hAnsi="Arial" w:cs="Arial"/>
        </w:rPr>
        <w:t xml:space="preserve">demographic </w:t>
      </w:r>
      <w:r w:rsidRPr="00CB1F4D">
        <w:rPr>
          <w:rFonts w:ascii="Arial" w:hAnsi="Arial" w:cs="Arial"/>
        </w:rPr>
        <w:t xml:space="preserve">Allee effects across multiple Atlantic cod stocks within a common analytical framework, with particular emphasis on how productivity changes at low biomass and how these changes relate to recovery following collapse. Specifically, we assess </w:t>
      </w:r>
      <w:r w:rsidR="004C5976" w:rsidRPr="00CB1F4D">
        <w:rPr>
          <w:rFonts w:ascii="Arial" w:hAnsi="Arial" w:cs="Arial"/>
        </w:rPr>
        <w:t>the presence of</w:t>
      </w:r>
      <w:r w:rsidRPr="00CB1F4D">
        <w:rPr>
          <w:rFonts w:ascii="Arial" w:hAnsi="Arial" w:cs="Arial"/>
        </w:rPr>
        <w:t xml:space="preserve"> Allee effect thresholds </w:t>
      </w:r>
      <w:r w:rsidR="004C5976" w:rsidRPr="00CB1F4D">
        <w:rPr>
          <w:rFonts w:ascii="Arial" w:hAnsi="Arial" w:cs="Arial"/>
        </w:rPr>
        <w:t xml:space="preserve">(biomass below which relative surplus production decreases with decreasing biomass) </w:t>
      </w:r>
      <w:r w:rsidR="00681D03" w:rsidRPr="00CB1F4D">
        <w:rPr>
          <w:rFonts w:ascii="Arial" w:hAnsi="Arial" w:cs="Arial"/>
        </w:rPr>
        <w:t xml:space="preserve">and Allee thresholds </w:t>
      </w:r>
      <w:r w:rsidR="004C5976" w:rsidRPr="00CB1F4D">
        <w:rPr>
          <w:rFonts w:ascii="Arial" w:hAnsi="Arial" w:cs="Arial"/>
        </w:rPr>
        <w:t xml:space="preserve">(biomass below which relative surplus production is negative) in cod stocks. We </w:t>
      </w:r>
      <w:r w:rsidRPr="00CB1F4D">
        <w:rPr>
          <w:rFonts w:ascii="Arial" w:hAnsi="Arial" w:cs="Arial"/>
        </w:rPr>
        <w:t>quantify the strength of depensatory effects using a consistent production-based approach, and evaluate whether variation in Allee effect strength</w:t>
      </w:r>
      <w:r w:rsidR="00681D03" w:rsidRPr="00CB1F4D">
        <w:rPr>
          <w:rFonts w:ascii="Arial" w:hAnsi="Arial" w:cs="Arial"/>
        </w:rPr>
        <w:t>,</w:t>
      </w:r>
      <w:r w:rsidRPr="00CB1F4D">
        <w:rPr>
          <w:rFonts w:ascii="Arial" w:hAnsi="Arial" w:cs="Arial"/>
        </w:rPr>
        <w:t xml:space="preserve"> low-biomass productivity </w:t>
      </w:r>
      <w:r w:rsidR="00681D03" w:rsidRPr="00CB1F4D">
        <w:rPr>
          <w:rFonts w:ascii="Arial" w:hAnsi="Arial" w:cs="Arial"/>
        </w:rPr>
        <w:t>and the level of depletion are</w:t>
      </w:r>
      <w:r w:rsidRPr="00CB1F4D">
        <w:rPr>
          <w:rFonts w:ascii="Arial" w:hAnsi="Arial" w:cs="Arial"/>
        </w:rPr>
        <w:t xml:space="preserve"> associated with differences in </w:t>
      </w:r>
      <w:r w:rsidR="00580AB6" w:rsidRPr="00CB1F4D">
        <w:rPr>
          <w:rFonts w:ascii="Arial" w:hAnsi="Arial" w:cs="Arial"/>
        </w:rPr>
        <w:t xml:space="preserve">historical </w:t>
      </w:r>
      <w:r w:rsidRPr="00CB1F4D">
        <w:rPr>
          <w:rFonts w:ascii="Arial" w:hAnsi="Arial" w:cs="Arial"/>
        </w:rPr>
        <w:t>stock recovery outcomes.</w:t>
      </w:r>
      <w:r w:rsidR="00F962B2" w:rsidRPr="00CB1F4D">
        <w:rPr>
          <w:rFonts w:ascii="Arial" w:hAnsi="Arial" w:cs="Arial"/>
        </w:rPr>
        <w:t xml:space="preserve"> </w:t>
      </w:r>
    </w:p>
    <w:p w14:paraId="79363F45" w14:textId="77777777" w:rsidR="003D1E89" w:rsidRPr="00CB1F4D" w:rsidRDefault="003D1E89" w:rsidP="009C390B">
      <w:pPr>
        <w:pStyle w:val="Heading1"/>
        <w:spacing w:line="276" w:lineRule="auto"/>
        <w:rPr>
          <w:rFonts w:ascii="Arial" w:hAnsi="Arial" w:cs="Arial"/>
          <w:sz w:val="32"/>
          <w:szCs w:val="32"/>
        </w:rPr>
      </w:pPr>
      <w:r w:rsidRPr="00CB1F4D">
        <w:rPr>
          <w:rFonts w:ascii="Arial" w:hAnsi="Arial" w:cs="Arial"/>
          <w:color w:val="auto"/>
          <w:sz w:val="32"/>
          <w:szCs w:val="32"/>
        </w:rPr>
        <w:lastRenderedPageBreak/>
        <w:t>Methods</w:t>
      </w:r>
    </w:p>
    <w:p w14:paraId="31263F37" w14:textId="011A34C2" w:rsidR="00932197" w:rsidRPr="00CB1F4D" w:rsidRDefault="002E0419" w:rsidP="009C390B">
      <w:pPr>
        <w:spacing w:line="276" w:lineRule="auto"/>
        <w:rPr>
          <w:rFonts w:ascii="Arial" w:hAnsi="Arial" w:cs="Arial"/>
        </w:rPr>
      </w:pPr>
      <w:r w:rsidRPr="00CB1F4D">
        <w:rPr>
          <w:rFonts w:ascii="Arial" w:hAnsi="Arial" w:cs="Arial"/>
        </w:rPr>
        <w:t>Atlantic Cod c</w:t>
      </w:r>
      <w:r w:rsidR="00B25A0F" w:rsidRPr="00CB1F4D">
        <w:rPr>
          <w:rFonts w:ascii="Arial" w:hAnsi="Arial" w:cs="Arial"/>
        </w:rPr>
        <w:t>atch and biomass d</w:t>
      </w:r>
      <w:r w:rsidR="00AA0B61" w:rsidRPr="00CB1F4D">
        <w:rPr>
          <w:rFonts w:ascii="Arial" w:hAnsi="Arial" w:cs="Arial"/>
        </w:rPr>
        <w:t xml:space="preserve">ata </w:t>
      </w:r>
      <w:r w:rsidR="00064CDC" w:rsidRPr="00CB1F4D">
        <w:rPr>
          <w:rFonts w:ascii="Arial" w:hAnsi="Arial" w:cs="Arial"/>
        </w:rPr>
        <w:t xml:space="preserve">were </w:t>
      </w:r>
      <w:r w:rsidR="00AA0B61" w:rsidRPr="00CB1F4D">
        <w:rPr>
          <w:rFonts w:ascii="Arial" w:hAnsi="Arial" w:cs="Arial"/>
        </w:rPr>
        <w:t xml:space="preserve">obtained from </w:t>
      </w:r>
      <w:r w:rsidR="00713784" w:rsidRPr="00CB1F4D">
        <w:rPr>
          <w:rFonts w:ascii="Arial" w:hAnsi="Arial" w:cs="Arial"/>
        </w:rPr>
        <w:t xml:space="preserve">the RAM database (Ricard et al. 2012) and </w:t>
      </w:r>
      <w:r w:rsidR="00B25A0F" w:rsidRPr="00CB1F4D">
        <w:rPr>
          <w:rFonts w:ascii="Arial" w:hAnsi="Arial" w:cs="Arial"/>
        </w:rPr>
        <w:t xml:space="preserve">stock assessment </w:t>
      </w:r>
      <w:r w:rsidR="00713784" w:rsidRPr="00CB1F4D">
        <w:rPr>
          <w:rFonts w:ascii="Arial" w:hAnsi="Arial" w:cs="Arial"/>
        </w:rPr>
        <w:t>reports</w:t>
      </w:r>
      <w:r w:rsidR="00B25A0F" w:rsidRPr="00CB1F4D">
        <w:rPr>
          <w:rFonts w:ascii="Arial" w:hAnsi="Arial" w:cs="Arial"/>
        </w:rPr>
        <w:t xml:space="preserve"> (Table</w:t>
      </w:r>
      <w:r w:rsidR="00117E5D" w:rsidRPr="00CB1F4D">
        <w:rPr>
          <w:rFonts w:ascii="Arial" w:hAnsi="Arial" w:cs="Arial"/>
        </w:rPr>
        <w:t xml:space="preserve"> 1</w:t>
      </w:r>
      <w:r w:rsidR="00B25A0F" w:rsidRPr="00CB1F4D">
        <w:rPr>
          <w:rFonts w:ascii="Arial" w:hAnsi="Arial" w:cs="Arial"/>
        </w:rPr>
        <w:t>).</w:t>
      </w:r>
      <w:r w:rsidR="00B37A75" w:rsidRPr="00CB1F4D">
        <w:rPr>
          <w:rFonts w:ascii="Arial" w:hAnsi="Arial" w:cs="Arial"/>
        </w:rPr>
        <w:t xml:space="preserve"> </w:t>
      </w:r>
      <w:r w:rsidRPr="00CB1F4D">
        <w:rPr>
          <w:rFonts w:ascii="Arial" w:hAnsi="Arial" w:cs="Arial"/>
        </w:rPr>
        <w:t xml:space="preserve">For each stock, </w:t>
      </w:r>
      <w:r w:rsidR="004C5976" w:rsidRPr="00CB1F4D">
        <w:rPr>
          <w:rFonts w:ascii="Arial" w:hAnsi="Arial" w:cs="Arial"/>
        </w:rPr>
        <w:t>relative depletion was defined as the annual estimate of stock biomass relative to the maximum biomass in the time series. Depleted stocks were defined as those with a biomass below 20% of the maximum observed biomass (</w:t>
      </w:r>
      <w:proofErr w:type="spellStart"/>
      <w:r w:rsidR="004C5976" w:rsidRPr="00CB1F4D">
        <w:rPr>
          <w:rFonts w:ascii="Arial" w:hAnsi="Arial" w:cs="Arial"/>
        </w:rPr>
        <w:t>B</w:t>
      </w:r>
      <w:r w:rsidR="004C5976" w:rsidRPr="00CB1F4D">
        <w:rPr>
          <w:rFonts w:ascii="Arial" w:hAnsi="Arial" w:cs="Arial"/>
          <w:vertAlign w:val="subscript"/>
        </w:rPr>
        <w:t>max</w:t>
      </w:r>
      <w:proofErr w:type="spellEnd"/>
      <w:r w:rsidR="004C5976" w:rsidRPr="00CB1F4D">
        <w:rPr>
          <w:rFonts w:ascii="Arial" w:hAnsi="Arial" w:cs="Arial"/>
        </w:rPr>
        <w:t xml:space="preserve">) in the time series (e.g., following Hilborn et al. 2014) and recovered stocks were defined as those that fell below 20% </w:t>
      </w:r>
      <w:proofErr w:type="spellStart"/>
      <w:r w:rsidR="004C5976" w:rsidRPr="00CB1F4D">
        <w:rPr>
          <w:rFonts w:ascii="Arial" w:hAnsi="Arial" w:cs="Arial"/>
        </w:rPr>
        <w:t>B</w:t>
      </w:r>
      <w:r w:rsidR="004C5976" w:rsidRPr="00CB1F4D">
        <w:rPr>
          <w:rFonts w:ascii="Arial" w:hAnsi="Arial" w:cs="Arial"/>
          <w:vertAlign w:val="subscript"/>
        </w:rPr>
        <w:t>max</w:t>
      </w:r>
      <w:proofErr w:type="spellEnd"/>
      <w:r w:rsidR="004C5976" w:rsidRPr="00CB1F4D">
        <w:rPr>
          <w:rFonts w:ascii="Arial" w:hAnsi="Arial" w:cs="Arial"/>
        </w:rPr>
        <w:t xml:space="preserve"> and increased to 40% </w:t>
      </w:r>
      <w:proofErr w:type="spellStart"/>
      <w:r w:rsidR="004C5976" w:rsidRPr="00CB1F4D">
        <w:rPr>
          <w:rFonts w:ascii="Arial" w:hAnsi="Arial" w:cs="Arial"/>
        </w:rPr>
        <w:t>B</w:t>
      </w:r>
      <w:r w:rsidR="004C5976" w:rsidRPr="00CB1F4D">
        <w:rPr>
          <w:rFonts w:ascii="Arial" w:hAnsi="Arial" w:cs="Arial"/>
          <w:vertAlign w:val="subscript"/>
        </w:rPr>
        <w:t>max</w:t>
      </w:r>
      <w:proofErr w:type="spellEnd"/>
      <w:r w:rsidR="004D3620" w:rsidRPr="00CB1F4D">
        <w:rPr>
          <w:rFonts w:ascii="Arial" w:hAnsi="Arial" w:cs="Arial"/>
        </w:rPr>
        <w:t xml:space="preserve"> and remained above </w:t>
      </w:r>
      <w:proofErr w:type="spellStart"/>
      <w:r w:rsidR="004D3620" w:rsidRPr="00CB1F4D">
        <w:rPr>
          <w:rFonts w:ascii="Arial" w:hAnsi="Arial" w:cs="Arial"/>
        </w:rPr>
        <w:t>B</w:t>
      </w:r>
      <w:r w:rsidR="004D3620" w:rsidRPr="00CB1F4D">
        <w:rPr>
          <w:rFonts w:ascii="Arial" w:hAnsi="Arial" w:cs="Arial"/>
          <w:vertAlign w:val="subscript"/>
        </w:rPr>
        <w:t>max</w:t>
      </w:r>
      <w:proofErr w:type="spellEnd"/>
      <w:r w:rsidR="004C5976" w:rsidRPr="00CB1F4D">
        <w:rPr>
          <w:rFonts w:ascii="Arial" w:hAnsi="Arial" w:cs="Arial"/>
        </w:rPr>
        <w:t xml:space="preserve"> </w:t>
      </w:r>
      <w:r w:rsidR="004D3620" w:rsidRPr="00CB1F4D">
        <w:rPr>
          <w:rFonts w:ascii="Arial" w:hAnsi="Arial" w:cs="Arial"/>
        </w:rPr>
        <w:t xml:space="preserve">until the end of the time series. </w:t>
      </w:r>
    </w:p>
    <w:p w14:paraId="2C4B551B" w14:textId="3A803E95" w:rsidR="00345836" w:rsidRPr="00CB1F4D" w:rsidRDefault="00345836" w:rsidP="009C390B">
      <w:pPr>
        <w:pStyle w:val="BodyText"/>
        <w:spacing w:line="276" w:lineRule="auto"/>
        <w:rPr>
          <w:rFonts w:cs="Arial"/>
          <w:lang w:val="en-CA"/>
        </w:rPr>
      </w:pPr>
      <w:r w:rsidRPr="00CB1F4D">
        <w:rPr>
          <w:rFonts w:cs="Arial"/>
          <w:lang w:val="en-CA"/>
        </w:rPr>
        <w:t xml:space="preserve">Surplus production was </w:t>
      </w:r>
      <w:r w:rsidRPr="00CB1F4D">
        <w:rPr>
          <w:rFonts w:cs="Arial"/>
          <w:color w:val="000000" w:themeColor="text1"/>
        </w:rPr>
        <w:t xml:space="preserve">calculated </w:t>
      </w:r>
      <w:r w:rsidR="009E7CB7" w:rsidRPr="00CB1F4D">
        <w:rPr>
          <w:rFonts w:cs="Arial"/>
          <w:color w:val="000000" w:themeColor="text1"/>
        </w:rPr>
        <w:t xml:space="preserve">following Hilborn </w:t>
      </w:r>
      <w:r w:rsidR="00862794" w:rsidRPr="00CB1F4D">
        <w:rPr>
          <w:rFonts w:cs="Arial"/>
          <w:color w:val="000000" w:themeColor="text1"/>
        </w:rPr>
        <w:t xml:space="preserve">et al. </w:t>
      </w:r>
      <w:r w:rsidR="009E7CB7" w:rsidRPr="00CB1F4D">
        <w:rPr>
          <w:rFonts w:cs="Arial"/>
          <w:color w:val="000000" w:themeColor="text1"/>
        </w:rPr>
        <w:t>(20</w:t>
      </w:r>
      <w:r w:rsidR="00862794" w:rsidRPr="00CB1F4D">
        <w:rPr>
          <w:rFonts w:cs="Arial"/>
          <w:color w:val="000000" w:themeColor="text1"/>
        </w:rPr>
        <w:t>14</w:t>
      </w:r>
      <w:r w:rsidR="009E7CB7" w:rsidRPr="00CB1F4D">
        <w:rPr>
          <w:rFonts w:cs="Arial"/>
          <w:color w:val="000000" w:themeColor="text1"/>
        </w:rPr>
        <w:t xml:space="preserve">) </w:t>
      </w:r>
      <w:r w:rsidRPr="00CB1F4D">
        <w:rPr>
          <w:rFonts w:cs="Arial"/>
          <w:color w:val="000000" w:themeColor="text1"/>
        </w:rPr>
        <w:t>as</w:t>
      </w:r>
      <w:r w:rsidRPr="00CB1F4D">
        <w:rPr>
          <w:rFonts w:cs="Arial"/>
          <w:color w:val="000000" w:themeColor="text1"/>
          <w:sz w:val="21"/>
          <w:szCs w:val="21"/>
        </w:rPr>
        <w:t>:</w:t>
      </w:r>
    </w:p>
    <w:p w14:paraId="610CC4B3" w14:textId="19B54876" w:rsidR="00345836" w:rsidRPr="00CB1F4D" w:rsidRDefault="00000000" w:rsidP="009C390B">
      <w:pPr>
        <w:pStyle w:val="BodyTextCentered"/>
        <w:numPr>
          <w:ilvl w:val="0"/>
          <w:numId w:val="1"/>
        </w:numPr>
        <w:spacing w:line="276" w:lineRule="auto"/>
        <w:ind w:hanging="720"/>
        <w:jc w:val="left"/>
        <w:rPr>
          <w:rFonts w:cs="Arial"/>
        </w:rPr>
      </w:pPr>
      <m:oMath>
        <m:sSub>
          <m:sSubPr>
            <m:ctrlPr>
              <w:rPr>
                <w:rFonts w:ascii="Cambria Math" w:hAnsi="Cambria Math" w:cs="Arial"/>
              </w:rPr>
            </m:ctrlPr>
          </m:sSubPr>
          <m:e>
            <m:r>
              <w:rPr>
                <w:rFonts w:ascii="Cambria Math" w:hAnsi="Cambria Math" w:cs="Arial"/>
              </w:rPr>
              <m:t>P</m:t>
            </m:r>
          </m:e>
          <m:sub>
            <m:r>
              <w:rPr>
                <w:rFonts w:ascii="Cambria Math" w:hAnsi="Cambria Math" w:cs="Arial"/>
              </w:rPr>
              <m:t>t</m:t>
            </m:r>
          </m:sub>
        </m:sSub>
        <m:r>
          <m:rPr>
            <m:sty m:val="p"/>
          </m:rPr>
          <w:rPr>
            <w:rFonts w:ascii="Cambria Math" w:hAnsi="Cambria Math" w:cs="Arial"/>
          </w:rPr>
          <m:t xml:space="preserve">= </m:t>
        </m:r>
        <m:sSub>
          <m:sSubPr>
            <m:ctrlPr>
              <w:rPr>
                <w:rFonts w:ascii="Cambria Math" w:hAnsi="Cambria Math" w:cs="Arial"/>
              </w:rPr>
            </m:ctrlPr>
          </m:sSubPr>
          <m:e>
            <m:r>
              <w:rPr>
                <w:rFonts w:ascii="Cambria Math" w:hAnsi="Cambria Math" w:cs="Arial"/>
              </w:rPr>
              <m:t>B</m:t>
            </m:r>
          </m:e>
          <m:sub>
            <m:r>
              <w:rPr>
                <w:rFonts w:ascii="Cambria Math" w:hAnsi="Cambria Math" w:cs="Arial"/>
              </w:rPr>
              <m:t>t</m:t>
            </m:r>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B</m:t>
            </m:r>
          </m:e>
          <m:sub>
            <m:r>
              <w:rPr>
                <w:rFonts w:ascii="Cambria Math" w:hAnsi="Cambria Math" w:cs="Arial"/>
              </w:rPr>
              <m:t>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C</m:t>
            </m:r>
          </m:e>
          <m:sub>
            <m:r>
              <w:rPr>
                <w:rFonts w:ascii="Cambria Math" w:hAnsi="Cambria Math" w:cs="Arial"/>
              </w:rPr>
              <m:t>t</m:t>
            </m:r>
          </m:sub>
        </m:sSub>
      </m:oMath>
    </w:p>
    <w:p w14:paraId="3838520E" w14:textId="2FC73C0C" w:rsidR="00345836" w:rsidRPr="00CB1F4D" w:rsidRDefault="00345836" w:rsidP="009C390B">
      <w:pPr>
        <w:pStyle w:val="BodyText"/>
        <w:spacing w:line="276" w:lineRule="auto"/>
        <w:rPr>
          <w:rFonts w:cs="Arial"/>
          <w:lang w:val="en-CA"/>
        </w:rPr>
      </w:pPr>
      <w:r w:rsidRPr="00CB1F4D">
        <w:rPr>
          <w:rFonts w:cs="Arial"/>
        </w:rPr>
        <w:t xml:space="preserve">Where </w:t>
      </w:r>
      <m:oMath>
        <m:r>
          <w:rPr>
            <w:rFonts w:ascii="Cambria Math" w:hAnsi="Cambria Math" w:cs="Arial"/>
          </w:rPr>
          <m:t>t</m:t>
        </m:r>
      </m:oMath>
      <w:r w:rsidRPr="00CB1F4D">
        <w:rPr>
          <w:rFonts w:cs="Arial"/>
        </w:rPr>
        <w:t xml:space="preserve"> indexes year, </w:t>
      </w:r>
      <m:oMath>
        <m:r>
          <w:rPr>
            <w:rFonts w:ascii="Cambria Math" w:hAnsi="Cambria Math" w:cs="Arial"/>
            <w:lang w:val="en-CA"/>
          </w:rPr>
          <m:t>P</m:t>
        </m:r>
      </m:oMath>
      <w:r w:rsidRPr="00CB1F4D">
        <w:rPr>
          <w:rFonts w:cs="Arial"/>
          <w:lang w:val="en-CA"/>
        </w:rPr>
        <w:t xml:space="preserve"> is the stock surplus production, </w:t>
      </w:r>
      <m:oMath>
        <m:r>
          <w:rPr>
            <w:rFonts w:ascii="Cambria Math" w:hAnsi="Cambria Math" w:cs="Arial"/>
            <w:lang w:val="en-CA"/>
          </w:rPr>
          <m:t>B</m:t>
        </m:r>
      </m:oMath>
      <w:r w:rsidR="009E7CB7" w:rsidRPr="00CB1F4D">
        <w:rPr>
          <w:rFonts w:cs="Arial"/>
          <w:lang w:val="en-CA"/>
        </w:rPr>
        <w:t xml:space="preserve"> is the stock biomass</w:t>
      </w:r>
      <w:r w:rsidR="004D3620" w:rsidRPr="00CB1F4D">
        <w:rPr>
          <w:rFonts w:cs="Arial"/>
          <w:lang w:val="en-CA"/>
        </w:rPr>
        <w:t xml:space="preserve"> (either total stock biomass or spawning stock biomass – depending on available data)</w:t>
      </w:r>
      <w:r w:rsidR="009E7CB7" w:rsidRPr="00CB1F4D">
        <w:rPr>
          <w:rFonts w:cs="Arial"/>
          <w:lang w:val="en-CA"/>
        </w:rPr>
        <w:t xml:space="preserve">, and </w:t>
      </w:r>
      <m:oMath>
        <m:r>
          <w:rPr>
            <w:rFonts w:ascii="Cambria Math" w:hAnsi="Cambria Math" w:cs="Arial"/>
            <w:lang w:val="en-CA"/>
          </w:rPr>
          <m:t>C</m:t>
        </m:r>
      </m:oMath>
      <w:r w:rsidRPr="00CB1F4D">
        <w:rPr>
          <w:rFonts w:cs="Arial"/>
          <w:lang w:val="en-CA"/>
        </w:rPr>
        <w:t xml:space="preserve"> is the fishery catch.</w:t>
      </w:r>
      <w:r w:rsidR="009E7CB7" w:rsidRPr="00CB1F4D">
        <w:rPr>
          <w:rFonts w:cs="Arial"/>
          <w:lang w:val="en-CA"/>
        </w:rPr>
        <w:t xml:space="preserve"> Surplus production was used as a measure of the population growth</w:t>
      </w:r>
      <w:r w:rsidR="004D3620" w:rsidRPr="00CB1F4D">
        <w:rPr>
          <w:rFonts w:cs="Arial"/>
          <w:lang w:val="en-CA"/>
        </w:rPr>
        <w:t xml:space="preserve">. </w:t>
      </w:r>
      <w:r w:rsidR="004047BA" w:rsidRPr="00CB1F4D">
        <w:rPr>
          <w:rFonts w:cs="Arial"/>
          <w:lang w:val="en-CA"/>
        </w:rPr>
        <w:t xml:space="preserve">A proxy for the per capita population growth rate was defined as </w:t>
      </w:r>
      <m:oMath>
        <m:f>
          <m:fPr>
            <m:type m:val="lin"/>
            <m:ctrlPr>
              <w:rPr>
                <w:rFonts w:ascii="Cambria Math" w:hAnsi="Cambria Math" w:cs="Arial"/>
                <w:i/>
                <w:lang w:val="en-CA"/>
              </w:rPr>
            </m:ctrlPr>
          </m:fPr>
          <m:num>
            <m:sSub>
              <m:sSubPr>
                <m:ctrlPr>
                  <w:rPr>
                    <w:rFonts w:ascii="Cambria Math" w:hAnsi="Cambria Math" w:cs="Arial"/>
                    <w:i/>
                    <w:lang w:val="en-CA"/>
                  </w:rPr>
                </m:ctrlPr>
              </m:sSubPr>
              <m:e>
                <m:r>
                  <w:rPr>
                    <w:rFonts w:ascii="Cambria Math" w:hAnsi="Cambria Math" w:cs="Arial"/>
                    <w:lang w:val="en-CA"/>
                  </w:rPr>
                  <m:t>P</m:t>
                </m:r>
              </m:e>
              <m:sub>
                <m:r>
                  <w:rPr>
                    <w:rFonts w:ascii="Cambria Math" w:hAnsi="Cambria Math" w:cs="Arial"/>
                    <w:lang w:val="en-CA"/>
                  </w:rPr>
                  <m:t>t</m:t>
                </m:r>
              </m:sub>
            </m:sSub>
          </m:num>
          <m:den>
            <m:sSub>
              <m:sSubPr>
                <m:ctrlPr>
                  <w:rPr>
                    <w:rFonts w:ascii="Cambria Math" w:hAnsi="Cambria Math" w:cs="Arial"/>
                    <w:i/>
                    <w:lang w:val="en-CA"/>
                  </w:rPr>
                </m:ctrlPr>
              </m:sSubPr>
              <m:e>
                <m:r>
                  <w:rPr>
                    <w:rFonts w:ascii="Cambria Math" w:hAnsi="Cambria Math" w:cs="Arial"/>
                    <w:lang w:val="en-CA"/>
                  </w:rPr>
                  <m:t>B</m:t>
                </m:r>
              </m:e>
              <m:sub>
                <m:r>
                  <w:rPr>
                    <w:rFonts w:ascii="Cambria Math" w:hAnsi="Cambria Math" w:cs="Arial"/>
                    <w:lang w:val="en-CA"/>
                  </w:rPr>
                  <m:t>t</m:t>
                </m:r>
              </m:sub>
            </m:sSub>
          </m:den>
        </m:f>
      </m:oMath>
      <w:r w:rsidR="004D3620" w:rsidRPr="00CB1F4D">
        <w:rPr>
          <w:rFonts w:cs="Arial"/>
          <w:lang w:val="en-CA"/>
        </w:rPr>
        <w:t xml:space="preserve"> (i.e., relative surplus production)</w:t>
      </w:r>
      <w:r w:rsidR="004047BA" w:rsidRPr="00CB1F4D">
        <w:rPr>
          <w:rFonts w:cs="Arial"/>
          <w:lang w:val="en-CA"/>
        </w:rPr>
        <w:t>.</w:t>
      </w:r>
      <w:r w:rsidR="009E7CB7" w:rsidRPr="00CB1F4D">
        <w:rPr>
          <w:rFonts w:cs="Arial"/>
          <w:lang w:val="en-CA"/>
        </w:rPr>
        <w:t xml:space="preserve"> </w:t>
      </w:r>
      <w:r w:rsidR="004D3620" w:rsidRPr="00CB1F4D">
        <w:rPr>
          <w:rFonts w:cs="Arial"/>
          <w:lang w:val="en-CA"/>
        </w:rPr>
        <w:t xml:space="preserve">The presence of an </w:t>
      </w:r>
      <w:r w:rsidRPr="00CB1F4D">
        <w:rPr>
          <w:rFonts w:cs="Arial"/>
          <w:lang w:val="en-CA"/>
        </w:rPr>
        <w:t xml:space="preserve">Allee effect </w:t>
      </w:r>
      <w:r w:rsidR="004D3620" w:rsidRPr="00CB1F4D">
        <w:rPr>
          <w:rFonts w:cs="Arial"/>
          <w:lang w:val="en-CA"/>
        </w:rPr>
        <w:t>was</w:t>
      </w:r>
      <w:r w:rsidR="00D756CA" w:rsidRPr="00CB1F4D">
        <w:rPr>
          <w:rFonts w:cs="Arial"/>
          <w:lang w:val="en-CA"/>
        </w:rPr>
        <w:t xml:space="preserve"> investigated</w:t>
      </w:r>
      <w:r w:rsidRPr="00CB1F4D">
        <w:rPr>
          <w:rFonts w:cs="Arial"/>
          <w:lang w:val="en-CA"/>
        </w:rPr>
        <w:t xml:space="preserve"> using the relationship between </w:t>
      </w:r>
      <w:r w:rsidR="004D3620" w:rsidRPr="00CB1F4D">
        <w:rPr>
          <w:rFonts w:cs="Arial"/>
          <w:lang w:val="en-CA"/>
        </w:rPr>
        <w:t xml:space="preserve">relative </w:t>
      </w:r>
      <w:r w:rsidRPr="00CB1F4D">
        <w:rPr>
          <w:rFonts w:cs="Arial"/>
          <w:lang w:val="en-CA"/>
        </w:rPr>
        <w:t xml:space="preserve">surplus production and biomass. Following Hutchings </w:t>
      </w:r>
      <w:r w:rsidR="004D3620" w:rsidRPr="00CB1F4D">
        <w:rPr>
          <w:rFonts w:cs="Arial"/>
          <w:lang w:val="en-CA"/>
        </w:rPr>
        <w:t>(</w:t>
      </w:r>
      <w:r w:rsidRPr="00CB1F4D">
        <w:rPr>
          <w:rFonts w:cs="Arial"/>
          <w:lang w:val="en-CA"/>
        </w:rPr>
        <w:t>2015</w:t>
      </w:r>
      <w:r w:rsidR="004D3620" w:rsidRPr="00CB1F4D">
        <w:rPr>
          <w:rFonts w:cs="Arial"/>
          <w:lang w:val="en-CA"/>
        </w:rPr>
        <w:t>)</w:t>
      </w:r>
      <w:r w:rsidRPr="00CB1F4D">
        <w:rPr>
          <w:rFonts w:cs="Arial"/>
          <w:lang w:val="en-CA"/>
        </w:rPr>
        <w:t xml:space="preserve">, the Allee effect threshold was defined as the biomass </w:t>
      </w:r>
      <w:r w:rsidR="004D3620" w:rsidRPr="00CB1F4D">
        <w:rPr>
          <w:rFonts w:cs="Arial"/>
          <w:lang w:val="en-CA"/>
        </w:rPr>
        <w:t>below which</w:t>
      </w:r>
      <w:r w:rsidRPr="00CB1F4D">
        <w:rPr>
          <w:rFonts w:cs="Arial"/>
          <w:lang w:val="en-CA"/>
        </w:rPr>
        <w:t xml:space="preserve"> </w:t>
      </w:r>
      <m:oMath>
        <m:f>
          <m:fPr>
            <m:type m:val="lin"/>
            <m:ctrlPr>
              <w:rPr>
                <w:rFonts w:ascii="Cambria Math" w:hAnsi="Cambria Math" w:cs="Arial"/>
                <w:i/>
                <w:lang w:val="en-CA"/>
              </w:rPr>
            </m:ctrlPr>
          </m:fPr>
          <m:num>
            <m:sSub>
              <m:sSubPr>
                <m:ctrlPr>
                  <w:rPr>
                    <w:rFonts w:ascii="Cambria Math" w:hAnsi="Cambria Math" w:cs="Arial"/>
                    <w:i/>
                    <w:lang w:val="en-CA"/>
                  </w:rPr>
                </m:ctrlPr>
              </m:sSubPr>
              <m:e>
                <m:r>
                  <w:rPr>
                    <w:rFonts w:ascii="Cambria Math" w:hAnsi="Cambria Math" w:cs="Arial"/>
                    <w:lang w:val="en-CA"/>
                  </w:rPr>
                  <m:t>P</m:t>
                </m:r>
              </m:e>
              <m:sub>
                <m:r>
                  <w:rPr>
                    <w:rFonts w:ascii="Cambria Math" w:hAnsi="Cambria Math" w:cs="Arial"/>
                    <w:lang w:val="en-CA"/>
                  </w:rPr>
                  <m:t>t</m:t>
                </m:r>
              </m:sub>
            </m:sSub>
          </m:num>
          <m:den>
            <m:sSub>
              <m:sSubPr>
                <m:ctrlPr>
                  <w:rPr>
                    <w:rFonts w:ascii="Cambria Math" w:hAnsi="Cambria Math" w:cs="Arial"/>
                    <w:i/>
                    <w:lang w:val="en-CA"/>
                  </w:rPr>
                </m:ctrlPr>
              </m:sSubPr>
              <m:e>
                <m:r>
                  <w:rPr>
                    <w:rFonts w:ascii="Cambria Math" w:hAnsi="Cambria Math" w:cs="Arial"/>
                    <w:lang w:val="en-CA"/>
                  </w:rPr>
                  <m:t>B</m:t>
                </m:r>
              </m:e>
              <m:sub>
                <m:r>
                  <w:rPr>
                    <w:rFonts w:ascii="Cambria Math" w:hAnsi="Cambria Math" w:cs="Arial"/>
                    <w:lang w:val="en-CA"/>
                  </w:rPr>
                  <m:t>t</m:t>
                </m:r>
              </m:sub>
            </m:sSub>
          </m:den>
        </m:f>
      </m:oMath>
      <w:r w:rsidRPr="00CB1F4D">
        <w:rPr>
          <w:rFonts w:cs="Arial"/>
          <w:lang w:val="en-CA"/>
        </w:rPr>
        <w:t xml:space="preserve"> declines with declining biomass</w:t>
      </w:r>
      <w:r w:rsidR="004D3620" w:rsidRPr="00CB1F4D">
        <w:rPr>
          <w:rFonts w:cs="Arial"/>
          <w:lang w:val="en-CA"/>
        </w:rPr>
        <w:t xml:space="preserve"> and t</w:t>
      </w:r>
      <w:r w:rsidRPr="00CB1F4D">
        <w:rPr>
          <w:rFonts w:cs="Arial"/>
          <w:lang w:val="en-CA"/>
        </w:rPr>
        <w:t xml:space="preserve">he Allee threshold was defined as the </w:t>
      </w:r>
      <w:r w:rsidR="004D3620" w:rsidRPr="00CB1F4D">
        <w:rPr>
          <w:rFonts w:cs="Arial"/>
          <w:lang w:val="en-CA"/>
        </w:rPr>
        <w:t xml:space="preserve">biomass below which </w:t>
      </w:r>
      <m:oMath>
        <m:f>
          <m:fPr>
            <m:type m:val="lin"/>
            <m:ctrlPr>
              <w:rPr>
                <w:rFonts w:ascii="Cambria Math" w:hAnsi="Cambria Math" w:cs="Arial"/>
                <w:lang w:val="en-CA"/>
              </w:rPr>
            </m:ctrlPr>
          </m:fPr>
          <m:num>
            <m:sSub>
              <m:sSubPr>
                <m:ctrlPr>
                  <w:rPr>
                    <w:rFonts w:ascii="Cambria Math" w:hAnsi="Cambria Math" w:cs="Arial"/>
                    <w:lang w:val="en-CA"/>
                  </w:rPr>
                </m:ctrlPr>
              </m:sSubPr>
              <m:e>
                <m:r>
                  <w:rPr>
                    <w:rFonts w:ascii="Cambria Math" w:hAnsi="Cambria Math" w:cs="Arial"/>
                    <w:lang w:val="en-CA"/>
                  </w:rPr>
                  <m:t>P</m:t>
                </m:r>
              </m:e>
              <m:sub>
                <m:r>
                  <w:rPr>
                    <w:rFonts w:ascii="Cambria Math" w:hAnsi="Cambria Math" w:cs="Arial"/>
                    <w:lang w:val="en-CA"/>
                  </w:rPr>
                  <m:t>t</m:t>
                </m:r>
              </m:sub>
            </m:sSub>
          </m:num>
          <m:den>
            <m:sSub>
              <m:sSubPr>
                <m:ctrlPr>
                  <w:rPr>
                    <w:rFonts w:ascii="Cambria Math" w:hAnsi="Cambria Math" w:cs="Arial"/>
                    <w:lang w:val="en-CA"/>
                  </w:rPr>
                </m:ctrlPr>
              </m:sSubPr>
              <m:e>
                <m:r>
                  <w:rPr>
                    <w:rFonts w:ascii="Cambria Math" w:hAnsi="Cambria Math" w:cs="Arial"/>
                    <w:lang w:val="en-CA"/>
                  </w:rPr>
                  <m:t>B</m:t>
                </m:r>
              </m:e>
              <m:sub>
                <m:r>
                  <w:rPr>
                    <w:rFonts w:ascii="Cambria Math" w:hAnsi="Cambria Math" w:cs="Arial"/>
                    <w:lang w:val="en-CA"/>
                  </w:rPr>
                  <m:t>t</m:t>
                </m:r>
              </m:sub>
            </m:sSub>
          </m:den>
        </m:f>
      </m:oMath>
      <w:r w:rsidR="004D3620" w:rsidRPr="00CB1F4D">
        <w:rPr>
          <w:rFonts w:cs="Arial"/>
          <w:lang w:val="en-CA"/>
        </w:rPr>
        <w:t xml:space="preserve"> </w:t>
      </w:r>
      <w:r w:rsidRPr="00CB1F4D">
        <w:rPr>
          <w:rFonts w:cs="Arial"/>
          <w:lang w:val="en-CA"/>
        </w:rPr>
        <w:t xml:space="preserve">becomes negative as biomass decreases. </w:t>
      </w:r>
    </w:p>
    <w:p w14:paraId="641DBA80" w14:textId="539992A2" w:rsidR="0017552A" w:rsidRPr="00CB1F4D" w:rsidRDefault="00345836" w:rsidP="009C390B">
      <w:pPr>
        <w:pStyle w:val="BodyText"/>
        <w:spacing w:line="276" w:lineRule="auto"/>
        <w:rPr>
          <w:rFonts w:cs="Arial"/>
          <w:lang w:val="en-CA"/>
        </w:rPr>
      </w:pPr>
      <w:r w:rsidRPr="00CB1F4D">
        <w:rPr>
          <w:rFonts w:cs="Arial"/>
          <w:lang w:val="en-CA"/>
        </w:rPr>
        <w:t xml:space="preserve">Piecewise regressions of </w:t>
      </w:r>
      <m:oMath>
        <m:f>
          <m:fPr>
            <m:type m:val="lin"/>
            <m:ctrlPr>
              <w:rPr>
                <w:rFonts w:ascii="Cambria Math" w:hAnsi="Cambria Math" w:cs="Arial"/>
                <w:lang w:val="en-CA"/>
              </w:rPr>
            </m:ctrlPr>
          </m:fPr>
          <m:num>
            <m:sSub>
              <m:sSubPr>
                <m:ctrlPr>
                  <w:rPr>
                    <w:rFonts w:ascii="Cambria Math" w:hAnsi="Cambria Math" w:cs="Arial"/>
                    <w:lang w:val="en-CA"/>
                  </w:rPr>
                </m:ctrlPr>
              </m:sSubPr>
              <m:e>
                <m:r>
                  <w:rPr>
                    <w:rFonts w:ascii="Cambria Math" w:hAnsi="Cambria Math" w:cs="Arial"/>
                    <w:lang w:val="en-CA"/>
                  </w:rPr>
                  <m:t>P</m:t>
                </m:r>
              </m:e>
              <m:sub>
                <m:r>
                  <w:rPr>
                    <w:rFonts w:ascii="Cambria Math" w:hAnsi="Cambria Math" w:cs="Arial"/>
                    <w:lang w:val="en-CA"/>
                  </w:rPr>
                  <m:t>t</m:t>
                </m:r>
              </m:sub>
            </m:sSub>
          </m:num>
          <m:den>
            <m:sSub>
              <m:sSubPr>
                <m:ctrlPr>
                  <w:rPr>
                    <w:rFonts w:ascii="Cambria Math" w:hAnsi="Cambria Math" w:cs="Arial"/>
                    <w:lang w:val="en-CA"/>
                  </w:rPr>
                </m:ctrlPr>
              </m:sSubPr>
              <m:e>
                <m:r>
                  <w:rPr>
                    <w:rFonts w:ascii="Cambria Math" w:hAnsi="Cambria Math" w:cs="Arial"/>
                    <w:lang w:val="en-CA"/>
                  </w:rPr>
                  <m:t>B</m:t>
                </m:r>
              </m:e>
              <m:sub>
                <m:r>
                  <w:rPr>
                    <w:rFonts w:ascii="Cambria Math" w:hAnsi="Cambria Math" w:cs="Arial"/>
                    <w:lang w:val="en-CA"/>
                  </w:rPr>
                  <m:t>t</m:t>
                </m:r>
              </m:sub>
            </m:sSub>
          </m:den>
        </m:f>
      </m:oMath>
      <w:r w:rsidRPr="00CB1F4D">
        <w:rPr>
          <w:rFonts w:cs="Arial"/>
          <w:lang w:val="en-CA"/>
        </w:rPr>
        <w:t xml:space="preserve"> as a function of biomass were conducted using the segmented package (Fasola et al. 2018) in the R statistical software</w:t>
      </w:r>
      <w:r w:rsidR="004D3620" w:rsidRPr="00CB1F4D">
        <w:rPr>
          <w:rFonts w:cs="Arial"/>
          <w:lang w:val="en-CA"/>
        </w:rPr>
        <w:t xml:space="preserve"> (R Core Team 2021)</w:t>
      </w:r>
      <w:r w:rsidRPr="00CB1F4D">
        <w:rPr>
          <w:rFonts w:cs="Arial"/>
          <w:lang w:val="en-CA"/>
        </w:rPr>
        <w:t xml:space="preserve">. </w:t>
      </w:r>
      <w:r w:rsidR="0017552A" w:rsidRPr="00CB1F4D">
        <w:rPr>
          <w:rFonts w:cs="Arial"/>
          <w:lang w:val="en-CA"/>
        </w:rPr>
        <w:t xml:space="preserve">A single breakpoint </w:t>
      </w:r>
      <w:r w:rsidR="0017552A" w:rsidRPr="00CB1F4D">
        <w:rPr>
          <w:rFonts w:cs="Arial"/>
          <w:lang w:val="en-CA"/>
        </w:rPr>
        <w:t>(Ψ)</w:t>
      </w:r>
      <w:r w:rsidR="0017552A" w:rsidRPr="00CB1F4D">
        <w:rPr>
          <w:rFonts w:cs="Arial"/>
          <w:lang w:val="en-CA"/>
        </w:rPr>
        <w:t xml:space="preserve"> per regression was estimated using the </w:t>
      </w:r>
      <w:r w:rsidR="0017552A" w:rsidRPr="00CB1F4D">
        <w:rPr>
          <w:rFonts w:cs="Arial"/>
        </w:rPr>
        <w:t>package’s heuristic iterative algorithm for approximate maximum likelihood estimation, which detects change points through repeated fitting of simple linear regression models. The estimated breakpoint was interpreted as the Allee effect threshold and used in subsequent analyses.</w:t>
      </w:r>
      <w:r w:rsidRPr="00CB1F4D">
        <w:rPr>
          <w:rFonts w:cs="Arial"/>
          <w:lang w:val="en-CA"/>
        </w:rPr>
        <w:t xml:space="preserve"> was used as the Allee effect threshold value for downstream analyses</w:t>
      </w:r>
      <w:commentRangeStart w:id="3"/>
      <w:r w:rsidRPr="00CB1F4D">
        <w:rPr>
          <w:rFonts w:cs="Arial"/>
          <w:lang w:val="en-CA"/>
        </w:rPr>
        <w:t>.</w:t>
      </w:r>
      <w:commentRangeEnd w:id="3"/>
      <w:r w:rsidR="0085563C" w:rsidRPr="00CB1F4D">
        <w:rPr>
          <w:rStyle w:val="CommentReference"/>
          <w:rFonts w:eastAsiaTheme="minorHAnsi" w:cs="Arial"/>
          <w:kern w:val="2"/>
          <w14:ligatures w14:val="standardContextual"/>
        </w:rPr>
        <w:commentReference w:id="3"/>
      </w:r>
      <w:r w:rsidRPr="00CB1F4D">
        <w:rPr>
          <w:rFonts w:cs="Arial"/>
          <w:lang w:val="en-CA"/>
        </w:rPr>
        <w:t xml:space="preserve"> </w:t>
      </w:r>
    </w:p>
    <w:p w14:paraId="6A8012C5" w14:textId="55F4AF7A" w:rsidR="00CB1F4D" w:rsidRPr="00CB1F4D" w:rsidRDefault="00CB1F4D" w:rsidP="00CB1F4D">
      <w:pPr>
        <w:pStyle w:val="BodyText"/>
        <w:spacing w:line="276" w:lineRule="auto"/>
        <w:rPr>
          <w:rFonts w:cs="Arial"/>
        </w:rPr>
      </w:pPr>
      <w:r w:rsidRPr="00CB1F4D">
        <w:rPr>
          <w:rFonts w:cs="Arial"/>
        </w:rPr>
        <w:t xml:space="preserve">For each stock, separate linear regressions were fitted to observations below </w:t>
      </w:r>
      <w:r w:rsidRPr="00CB1F4D">
        <w:rPr>
          <w:rFonts w:cs="Arial"/>
          <w:lang w:val="en-CA"/>
        </w:rPr>
        <w:t>Ψ</w:t>
      </w:r>
      <w:r w:rsidRPr="00CB1F4D">
        <w:rPr>
          <w:rFonts w:cs="Arial"/>
        </w:rPr>
        <w:t xml:space="preserve">, above </w:t>
      </w:r>
      <w:r w:rsidRPr="00CB1F4D">
        <w:rPr>
          <w:rFonts w:cs="Arial"/>
          <w:lang w:val="en-CA"/>
        </w:rPr>
        <w:t>Ψ</w:t>
      </w:r>
      <w:r w:rsidRPr="00CB1F4D">
        <w:rPr>
          <w:rFonts w:cs="Arial"/>
        </w:rPr>
        <w:t xml:space="preserve">, and across the full range of biomass values using the </w:t>
      </w:r>
      <w:proofErr w:type="spellStart"/>
      <w:r w:rsidRPr="00CB1F4D">
        <w:rPr>
          <w:rFonts w:cs="Arial"/>
        </w:rPr>
        <w:t>lm</w:t>
      </w:r>
      <w:proofErr w:type="spellEnd"/>
      <w:r w:rsidRPr="00CB1F4D">
        <w:rPr>
          <w:rFonts w:cs="Arial"/>
        </w:rPr>
        <w:t>() function in R. Stocks exhibiting a significantly positive slope below the breakpoint (the depensation zone) and a significantly negative slope above the breakpoint (the compensation zone) were classified as exhibiting demographic Allee effects.</w:t>
      </w:r>
    </w:p>
    <w:p w14:paraId="0B1966A2" w14:textId="7BAD13AC" w:rsidR="00345836" w:rsidRPr="00CB1F4D" w:rsidRDefault="00CB1F4D" w:rsidP="009C390B">
      <w:pPr>
        <w:pStyle w:val="BodyText"/>
        <w:spacing w:line="276" w:lineRule="auto"/>
        <w:rPr>
          <w:rFonts w:cs="Arial"/>
          <w:lang w:val="en-CA"/>
        </w:rPr>
      </w:pPr>
      <w:r w:rsidRPr="00CB1F4D">
        <w:rPr>
          <w:rFonts w:cs="Arial"/>
        </w:rPr>
        <w:t xml:space="preserve">For stocks in which a single linear regression fitted across the full biomass range resulted in a lower AIC (Akaike Information Criterion; Akaike 1974) than the segmented regression model, stocks with a significantly positive slope were classified as exhibiting demographic Allee effects over the observed biomass range. Statistical significance for all regression parameters was evaluated at </w:t>
      </w:r>
      <w:r w:rsidRPr="00CB1F4D">
        <w:rPr>
          <w:rFonts w:cs="Arial"/>
        </w:rPr>
        <w:t>α = 0.05</w:t>
      </w:r>
      <w:commentRangeStart w:id="4"/>
      <w:r w:rsidR="00345836" w:rsidRPr="00CB1F4D">
        <w:rPr>
          <w:rFonts w:cs="Arial"/>
          <w:lang w:val="en-CA"/>
        </w:rPr>
        <w:t>.</w:t>
      </w:r>
      <w:commentRangeEnd w:id="4"/>
      <w:r w:rsidR="009E0616" w:rsidRPr="00CB1F4D">
        <w:rPr>
          <w:rStyle w:val="CommentReference"/>
          <w:rFonts w:eastAsiaTheme="minorHAnsi" w:cs="Arial"/>
          <w:kern w:val="2"/>
          <w14:ligatures w14:val="standardContextual"/>
        </w:rPr>
        <w:commentReference w:id="4"/>
      </w:r>
      <w:r w:rsidR="00345836" w:rsidRPr="00CB1F4D">
        <w:rPr>
          <w:rFonts w:cs="Arial"/>
          <w:lang w:val="en-CA"/>
        </w:rPr>
        <w:t xml:space="preserve"> </w:t>
      </w:r>
    </w:p>
    <w:p w14:paraId="4B6838BE" w14:textId="47138F2D" w:rsidR="009C390B" w:rsidRPr="00CB1F4D" w:rsidRDefault="009C390B" w:rsidP="009C390B">
      <w:pPr>
        <w:pStyle w:val="BodyText"/>
        <w:spacing w:line="276" w:lineRule="auto"/>
        <w:rPr>
          <w:rFonts w:cs="Arial"/>
          <w:lang w:val="en-CA"/>
        </w:rPr>
      </w:pPr>
      <w:r w:rsidRPr="00CB1F4D">
        <w:rPr>
          <w:rFonts w:cs="Arial"/>
          <w:lang w:val="en-CA"/>
        </w:rPr>
        <w:t xml:space="preserve">For stocks </w:t>
      </w:r>
      <w:r w:rsidR="009E0616" w:rsidRPr="00CB1F4D">
        <w:rPr>
          <w:rFonts w:cs="Arial"/>
          <w:lang w:val="en-CA"/>
        </w:rPr>
        <w:t xml:space="preserve">with an </w:t>
      </w:r>
      <w:r w:rsidRPr="00CB1F4D">
        <w:rPr>
          <w:rFonts w:cs="Arial"/>
          <w:lang w:val="en-CA"/>
        </w:rPr>
        <w:t>Allee effect</w:t>
      </w:r>
      <w:r w:rsidR="009E0616" w:rsidRPr="00CB1F4D">
        <w:rPr>
          <w:rFonts w:cs="Arial"/>
          <w:lang w:val="en-CA"/>
        </w:rPr>
        <w:t xml:space="preserve"> threshold</w:t>
      </w:r>
      <w:r w:rsidR="00D756CA" w:rsidRPr="00CB1F4D">
        <w:rPr>
          <w:rFonts w:cs="Arial"/>
          <w:lang w:val="en-CA"/>
        </w:rPr>
        <w:t xml:space="preserve">, </w:t>
      </w:r>
      <w:r w:rsidRPr="00CB1F4D">
        <w:rPr>
          <w:rFonts w:cs="Arial"/>
          <w:lang w:val="en-CA"/>
        </w:rPr>
        <w:t xml:space="preserve">production rates between Ψ and the lowest observed </w:t>
      </w:r>
      <w:r w:rsidRPr="00A40E25">
        <w:rPr>
          <w:rFonts w:cs="Arial"/>
          <w:lang w:val="en-CA"/>
        </w:rPr>
        <w:t>biomass (</w:t>
      </w:r>
      <w:r w:rsidR="00A40E25" w:rsidRPr="00A40E25">
        <w:rPr>
          <w:rFonts w:cs="Arial"/>
          <w:lang w:val="en-CA"/>
        </w:rPr>
        <w:t>the</w:t>
      </w:r>
      <w:r w:rsidRPr="00A40E25">
        <w:rPr>
          <w:rFonts w:cs="Arial"/>
          <w:lang w:val="en-CA"/>
        </w:rPr>
        <w:t xml:space="preserve"> expected compensatory production rates) were</w:t>
      </w:r>
      <w:r w:rsidRPr="00CB1F4D">
        <w:rPr>
          <w:rFonts w:cs="Arial"/>
          <w:lang w:val="en-CA"/>
        </w:rPr>
        <w:t xml:space="preserve"> </w:t>
      </w:r>
      <w:r w:rsidR="009E0616" w:rsidRPr="00CB1F4D">
        <w:rPr>
          <w:rFonts w:cs="Arial"/>
          <w:lang w:val="en-CA"/>
        </w:rPr>
        <w:t xml:space="preserve">estimated </w:t>
      </w:r>
      <w:r w:rsidRPr="00CB1F4D">
        <w:rPr>
          <w:rFonts w:cs="Arial"/>
          <w:lang w:val="en-CA"/>
        </w:rPr>
        <w:t xml:space="preserve">using the linear regression from the compensation zone. This allowed </w:t>
      </w:r>
      <w:r w:rsidR="009E0616" w:rsidRPr="00CB1F4D">
        <w:rPr>
          <w:rFonts w:cs="Arial"/>
          <w:lang w:val="en-CA"/>
        </w:rPr>
        <w:t xml:space="preserve">an </w:t>
      </w:r>
      <w:r w:rsidRPr="00CB1F4D">
        <w:rPr>
          <w:rFonts w:cs="Arial"/>
          <w:lang w:val="en-CA"/>
        </w:rPr>
        <w:t xml:space="preserve">estimate </w:t>
      </w:r>
      <w:r w:rsidR="009E0616" w:rsidRPr="00CB1F4D">
        <w:rPr>
          <w:rFonts w:cs="Arial"/>
          <w:lang w:val="en-CA"/>
        </w:rPr>
        <w:t xml:space="preserve">of </w:t>
      </w:r>
      <w:r w:rsidRPr="00CB1F4D">
        <w:rPr>
          <w:rFonts w:cs="Arial"/>
          <w:lang w:val="en-CA"/>
        </w:rPr>
        <w:t>the production rates for each stock if depensation at low biomass did not occur.</w:t>
      </w:r>
    </w:p>
    <w:p w14:paraId="7855A16B" w14:textId="77777777" w:rsidR="009C390B" w:rsidRPr="00CB1F4D" w:rsidRDefault="009C390B" w:rsidP="009C390B">
      <w:pPr>
        <w:pStyle w:val="BodyText"/>
        <w:spacing w:line="276" w:lineRule="auto"/>
        <w:rPr>
          <w:rFonts w:cs="Arial"/>
          <w:lang w:val="en-CA"/>
        </w:rPr>
      </w:pPr>
      <w:r w:rsidRPr="00CB1F4D">
        <w:rPr>
          <w:rFonts w:cs="Arial"/>
          <w:lang w:val="en-CA"/>
        </w:rPr>
        <w:lastRenderedPageBreak/>
        <w:t xml:space="preserve">For each stock, the strength of the Allee effect (As) was defined as: </w:t>
      </w:r>
    </w:p>
    <w:p w14:paraId="081E8241" w14:textId="55B98784" w:rsidR="009C390B" w:rsidRPr="00CB1F4D" w:rsidRDefault="009C390B" w:rsidP="009C390B">
      <w:pPr>
        <w:pStyle w:val="BodyText"/>
        <w:spacing w:line="276" w:lineRule="auto"/>
        <w:rPr>
          <w:rFonts w:cs="Arial"/>
          <w:lang w:val="en-CA"/>
        </w:rPr>
      </w:pPr>
      <m:oMathPara>
        <m:oMath>
          <m:r>
            <w:rPr>
              <w:rFonts w:ascii="Cambria Math" w:hAnsi="Cambria Math" w:cs="Arial"/>
              <w:lang w:val="en-CA"/>
            </w:rPr>
            <m:t xml:space="preserve">As= </m:t>
          </m:r>
          <m:f>
            <m:fPr>
              <m:ctrlPr>
                <w:rPr>
                  <w:rFonts w:ascii="Cambria Math" w:hAnsi="Cambria Math" w:cs="Arial"/>
                  <w:i/>
                  <w:lang w:val="en-CA"/>
                </w:rPr>
              </m:ctrlPr>
            </m:fPr>
            <m:num>
              <m:sSub>
                <m:sSubPr>
                  <m:ctrlPr>
                    <w:rPr>
                      <w:rFonts w:ascii="Cambria Math" w:hAnsi="Cambria Math" w:cs="Arial"/>
                      <w:i/>
                      <w:lang w:val="en-CA"/>
                    </w:rPr>
                  </m:ctrlPr>
                </m:sSubPr>
                <m:e>
                  <m:r>
                    <w:rPr>
                      <w:rFonts w:ascii="Cambria Math" w:hAnsi="Cambria Math" w:cs="Arial"/>
                      <w:lang w:val="en-CA"/>
                    </w:rPr>
                    <m:t>pr</m:t>
                  </m:r>
                </m:e>
                <m:sub>
                  <m:r>
                    <w:rPr>
                      <w:rFonts w:ascii="Cambria Math" w:hAnsi="Cambria Math" w:cs="Arial"/>
                      <w:lang w:val="en-CA"/>
                    </w:rPr>
                    <m:t>c</m:t>
                  </m:r>
                </m:sub>
              </m:sSub>
              <m:r>
                <w:rPr>
                  <w:rFonts w:ascii="Cambria Math" w:hAnsi="Cambria Math" w:cs="Arial"/>
                  <w:lang w:val="en-CA"/>
                </w:rPr>
                <m:t>-</m:t>
              </m:r>
              <m:sSub>
                <m:sSubPr>
                  <m:ctrlPr>
                    <w:rPr>
                      <w:rFonts w:ascii="Cambria Math" w:hAnsi="Cambria Math" w:cs="Arial"/>
                      <w:i/>
                      <w:lang w:val="en-CA"/>
                    </w:rPr>
                  </m:ctrlPr>
                </m:sSubPr>
                <m:e>
                  <m:r>
                    <w:rPr>
                      <w:rFonts w:ascii="Cambria Math" w:hAnsi="Cambria Math" w:cs="Arial"/>
                      <w:lang w:val="en-CA"/>
                    </w:rPr>
                    <m:t>pr</m:t>
                  </m:r>
                </m:e>
                <m:sub>
                  <m:r>
                    <w:rPr>
                      <w:rFonts w:ascii="Cambria Math" w:hAnsi="Cambria Math" w:cs="Arial"/>
                      <w:lang w:val="en-CA"/>
                    </w:rPr>
                    <m:t>d</m:t>
                  </m:r>
                </m:sub>
              </m:sSub>
            </m:num>
            <m:den>
              <m:sSub>
                <m:sSubPr>
                  <m:ctrlPr>
                    <w:rPr>
                      <w:rFonts w:ascii="Cambria Math" w:hAnsi="Cambria Math" w:cs="Arial"/>
                      <w:i/>
                      <w:lang w:val="en-CA"/>
                    </w:rPr>
                  </m:ctrlPr>
                </m:sSubPr>
                <m:e>
                  <m:r>
                    <w:rPr>
                      <w:rFonts w:ascii="Cambria Math" w:hAnsi="Cambria Math" w:cs="Arial"/>
                      <w:lang w:val="en-CA"/>
                    </w:rPr>
                    <m:t>pr</m:t>
                  </m:r>
                </m:e>
                <m:sub>
                  <m:r>
                    <w:rPr>
                      <w:rFonts w:ascii="Cambria Math" w:hAnsi="Cambria Math" w:cs="Arial"/>
                      <w:lang w:val="en-CA"/>
                    </w:rPr>
                    <m:t>c</m:t>
                  </m:r>
                </m:sub>
              </m:sSub>
            </m:den>
          </m:f>
        </m:oMath>
      </m:oMathPara>
    </w:p>
    <w:p w14:paraId="076DEA98" w14:textId="704835AE" w:rsidR="00AA0B61" w:rsidRPr="00CB1F4D" w:rsidRDefault="009C390B" w:rsidP="00541490">
      <w:pPr>
        <w:pStyle w:val="BodyText"/>
        <w:spacing w:line="276" w:lineRule="auto"/>
        <w:rPr>
          <w:rFonts w:cs="Arial"/>
          <w:lang w:val="en-CA"/>
        </w:rPr>
      </w:pPr>
      <w:r w:rsidRPr="00CB1F4D">
        <w:rPr>
          <w:rFonts w:cs="Arial"/>
        </w:rPr>
        <w:t xml:space="preserve">Where </w:t>
      </w:r>
      <m:oMath>
        <m:sSub>
          <m:sSubPr>
            <m:ctrlPr>
              <w:rPr>
                <w:rFonts w:ascii="Cambria Math" w:hAnsi="Cambria Math" w:cs="Arial"/>
                <w:i/>
                <w:lang w:val="en-CA"/>
              </w:rPr>
            </m:ctrlPr>
          </m:sSubPr>
          <m:e>
            <m:r>
              <w:rPr>
                <w:rFonts w:ascii="Cambria Math" w:hAnsi="Cambria Math" w:cs="Arial"/>
                <w:lang w:val="en-CA"/>
              </w:rPr>
              <m:t>pr</m:t>
            </m:r>
          </m:e>
          <m:sub>
            <m:r>
              <w:rPr>
                <w:rFonts w:ascii="Cambria Math" w:hAnsi="Cambria Math" w:cs="Arial"/>
                <w:lang w:val="en-CA"/>
              </w:rPr>
              <m:t>c</m:t>
            </m:r>
          </m:sub>
        </m:sSub>
      </m:oMath>
      <w:r w:rsidRPr="00CB1F4D">
        <w:rPr>
          <w:rFonts w:cs="Arial"/>
          <w:lang w:val="en-CA"/>
        </w:rPr>
        <w:t xml:space="preserve"> </w:t>
      </w:r>
      <w:r w:rsidRPr="00CB1F4D">
        <w:rPr>
          <w:rFonts w:cs="Arial"/>
        </w:rPr>
        <w:t xml:space="preserve">is the expected compensatory production rate at minimum observed biomass, </w:t>
      </w:r>
      <m:oMath>
        <m:sSub>
          <m:sSubPr>
            <m:ctrlPr>
              <w:rPr>
                <w:rFonts w:ascii="Cambria Math" w:hAnsi="Cambria Math" w:cs="Arial"/>
                <w:i/>
                <w:lang w:val="en-CA"/>
              </w:rPr>
            </m:ctrlPr>
          </m:sSubPr>
          <m:e>
            <m:r>
              <w:rPr>
                <w:rFonts w:ascii="Cambria Math" w:hAnsi="Cambria Math" w:cs="Arial"/>
                <w:lang w:val="en-CA"/>
              </w:rPr>
              <m:t>pr</m:t>
            </m:r>
          </m:e>
          <m:sub>
            <m:r>
              <w:rPr>
                <w:rFonts w:ascii="Cambria Math" w:hAnsi="Cambria Math" w:cs="Arial"/>
                <w:lang w:val="en-CA"/>
              </w:rPr>
              <m:t>d</m:t>
            </m:r>
          </m:sub>
        </m:sSub>
      </m:oMath>
      <w:r w:rsidRPr="00CB1F4D">
        <w:rPr>
          <w:rFonts w:cs="Arial"/>
          <w:lang w:val="en-CA"/>
        </w:rPr>
        <w:t xml:space="preserve"> </w:t>
      </w:r>
      <w:r w:rsidRPr="00CB1F4D">
        <w:rPr>
          <w:rFonts w:cs="Arial"/>
        </w:rPr>
        <w:t xml:space="preserve">is the predicted production rate at minimum observed biomass in the depensation zone (Figure 1). </w:t>
      </w:r>
      <m:oMath>
        <m:r>
          <w:rPr>
            <w:rFonts w:ascii="Cambria Math" w:hAnsi="Cambria Math" w:cs="Arial"/>
            <w:lang w:val="en-CA"/>
          </w:rPr>
          <m:t>As</m:t>
        </m:r>
      </m:oMath>
      <w:r w:rsidRPr="00CB1F4D">
        <w:rPr>
          <w:rFonts w:cs="Arial"/>
          <w:lang w:val="en-CA"/>
        </w:rPr>
        <w:t xml:space="preserve"> is a relative measure of </w:t>
      </w:r>
      <w:r w:rsidR="009E0616" w:rsidRPr="00CB1F4D">
        <w:rPr>
          <w:rFonts w:cs="Arial"/>
          <w:lang w:val="en-CA"/>
        </w:rPr>
        <w:t xml:space="preserve">the </w:t>
      </w:r>
      <w:r w:rsidRPr="00CB1F4D">
        <w:rPr>
          <w:rFonts w:cs="Arial"/>
          <w:lang w:val="en-CA"/>
        </w:rPr>
        <w:t>decrease in production rate from the Allee effect</w:t>
      </w:r>
      <w:r w:rsidR="009E0616" w:rsidRPr="00CB1F4D">
        <w:rPr>
          <w:rFonts w:cs="Arial"/>
          <w:lang w:val="en-CA"/>
        </w:rPr>
        <w:t xml:space="preserve"> threshold</w:t>
      </w:r>
      <w:r w:rsidRPr="00CB1F4D">
        <w:rPr>
          <w:rFonts w:cs="Arial"/>
          <w:lang w:val="en-CA"/>
        </w:rPr>
        <w:t xml:space="preserve"> and can be compared across stocks.</w:t>
      </w:r>
      <w:r w:rsidR="009E0616" w:rsidRPr="00CB1F4D">
        <w:rPr>
          <w:rFonts w:cs="Arial"/>
          <w:lang w:val="en-CA"/>
        </w:rPr>
        <w:t xml:space="preserve"> Weak Allee effects (</w:t>
      </w:r>
      <m:oMath>
        <m:f>
          <m:fPr>
            <m:type m:val="lin"/>
            <m:ctrlPr>
              <w:rPr>
                <w:rFonts w:ascii="Cambria Math" w:hAnsi="Cambria Math" w:cs="Arial"/>
                <w:lang w:val="en-CA"/>
              </w:rPr>
            </m:ctrlPr>
          </m:fPr>
          <m:num>
            <m:sSub>
              <m:sSubPr>
                <m:ctrlPr>
                  <w:rPr>
                    <w:rFonts w:ascii="Cambria Math" w:hAnsi="Cambria Math" w:cs="Arial"/>
                    <w:lang w:val="en-CA"/>
                  </w:rPr>
                </m:ctrlPr>
              </m:sSubPr>
              <m:e>
                <m:r>
                  <w:rPr>
                    <w:rFonts w:ascii="Cambria Math" w:hAnsi="Cambria Math" w:cs="Arial"/>
                    <w:lang w:val="en-CA"/>
                  </w:rPr>
                  <m:t>P</m:t>
                </m:r>
              </m:e>
              <m:sub>
                <m:r>
                  <w:rPr>
                    <w:rFonts w:ascii="Cambria Math" w:hAnsi="Cambria Math" w:cs="Arial"/>
                    <w:lang w:val="en-CA"/>
                  </w:rPr>
                  <m:t>t</m:t>
                </m:r>
              </m:sub>
            </m:sSub>
          </m:num>
          <m:den>
            <m:sSub>
              <m:sSubPr>
                <m:ctrlPr>
                  <w:rPr>
                    <w:rFonts w:ascii="Cambria Math" w:hAnsi="Cambria Math" w:cs="Arial"/>
                    <w:lang w:val="en-CA"/>
                  </w:rPr>
                </m:ctrlPr>
              </m:sSubPr>
              <m:e>
                <m:r>
                  <w:rPr>
                    <w:rFonts w:ascii="Cambria Math" w:hAnsi="Cambria Math" w:cs="Arial"/>
                    <w:lang w:val="en-CA"/>
                  </w:rPr>
                  <m:t>B</m:t>
                </m:r>
              </m:e>
              <m:sub>
                <m:r>
                  <w:rPr>
                    <w:rFonts w:ascii="Cambria Math" w:hAnsi="Cambria Math" w:cs="Arial"/>
                    <w:lang w:val="en-CA"/>
                  </w:rPr>
                  <m:t>t</m:t>
                </m:r>
              </m:sub>
            </m:sSub>
          </m:den>
        </m:f>
      </m:oMath>
      <w:r w:rsidR="0085563C" w:rsidRPr="00CB1F4D">
        <w:rPr>
          <w:rFonts w:cs="Arial"/>
          <w:lang w:val="en-CA"/>
        </w:rPr>
        <w:t xml:space="preserve"> remains above zero</w:t>
      </w:r>
      <w:r w:rsidR="009E0616" w:rsidRPr="00CB1F4D">
        <w:rPr>
          <w:rFonts w:cs="Arial"/>
          <w:lang w:val="en-CA"/>
        </w:rPr>
        <w:t>)</w:t>
      </w:r>
      <w:r w:rsidR="0085563C" w:rsidRPr="00CB1F4D">
        <w:rPr>
          <w:rFonts w:cs="Arial"/>
          <w:lang w:val="en-CA"/>
        </w:rPr>
        <w:t xml:space="preserve"> have a value of </w:t>
      </w:r>
      <m:oMath>
        <m:r>
          <w:rPr>
            <w:rFonts w:ascii="Cambria Math" w:hAnsi="Cambria Math" w:cs="Arial"/>
            <w:lang w:val="en-CA"/>
          </w:rPr>
          <m:t>As</m:t>
        </m:r>
      </m:oMath>
      <w:r w:rsidR="0085563C" w:rsidRPr="00CB1F4D">
        <w:rPr>
          <w:rFonts w:cs="Arial"/>
          <w:lang w:val="en-CA"/>
        </w:rPr>
        <w:t xml:space="preserve"> between 0 and 1, while strong Allee effects (</w:t>
      </w:r>
      <m:oMath>
        <m:f>
          <m:fPr>
            <m:type m:val="lin"/>
            <m:ctrlPr>
              <w:rPr>
                <w:rFonts w:ascii="Cambria Math" w:hAnsi="Cambria Math" w:cs="Arial"/>
                <w:lang w:val="en-CA"/>
              </w:rPr>
            </m:ctrlPr>
          </m:fPr>
          <m:num>
            <m:sSub>
              <m:sSubPr>
                <m:ctrlPr>
                  <w:rPr>
                    <w:rFonts w:ascii="Cambria Math" w:hAnsi="Cambria Math" w:cs="Arial"/>
                    <w:lang w:val="en-CA"/>
                  </w:rPr>
                </m:ctrlPr>
              </m:sSubPr>
              <m:e>
                <m:r>
                  <w:rPr>
                    <w:rFonts w:ascii="Cambria Math" w:hAnsi="Cambria Math" w:cs="Arial"/>
                    <w:lang w:val="en-CA"/>
                  </w:rPr>
                  <m:t>P</m:t>
                </m:r>
              </m:e>
              <m:sub>
                <m:r>
                  <w:rPr>
                    <w:rFonts w:ascii="Cambria Math" w:hAnsi="Cambria Math" w:cs="Arial"/>
                    <w:lang w:val="en-CA"/>
                  </w:rPr>
                  <m:t>t</m:t>
                </m:r>
              </m:sub>
            </m:sSub>
          </m:num>
          <m:den>
            <m:sSub>
              <m:sSubPr>
                <m:ctrlPr>
                  <w:rPr>
                    <w:rFonts w:ascii="Cambria Math" w:hAnsi="Cambria Math" w:cs="Arial"/>
                    <w:lang w:val="en-CA"/>
                  </w:rPr>
                </m:ctrlPr>
              </m:sSubPr>
              <m:e>
                <m:r>
                  <w:rPr>
                    <w:rFonts w:ascii="Cambria Math" w:hAnsi="Cambria Math" w:cs="Arial"/>
                    <w:lang w:val="en-CA"/>
                  </w:rPr>
                  <m:t>B</m:t>
                </m:r>
              </m:e>
              <m:sub>
                <m:r>
                  <w:rPr>
                    <w:rFonts w:ascii="Cambria Math" w:hAnsi="Cambria Math" w:cs="Arial"/>
                    <w:lang w:val="en-CA"/>
                  </w:rPr>
                  <m:t>t</m:t>
                </m:r>
              </m:sub>
            </m:sSub>
          </m:den>
        </m:f>
      </m:oMath>
      <w:r w:rsidR="0085563C" w:rsidRPr="00CB1F4D">
        <w:rPr>
          <w:rFonts w:cs="Arial"/>
          <w:lang w:val="en-CA"/>
        </w:rPr>
        <w:t xml:space="preserve"> fall below zero) have a value of </w:t>
      </w:r>
      <m:oMath>
        <m:r>
          <w:rPr>
            <w:rFonts w:ascii="Cambria Math" w:hAnsi="Cambria Math" w:cs="Arial"/>
            <w:lang w:val="en-CA"/>
          </w:rPr>
          <m:t>As</m:t>
        </m:r>
      </m:oMath>
      <w:r w:rsidR="0085563C" w:rsidRPr="00CB1F4D">
        <w:rPr>
          <w:rFonts w:cs="Arial"/>
          <w:lang w:val="en-CA"/>
        </w:rPr>
        <w:t xml:space="preserve"> greater than 1.</w:t>
      </w:r>
      <w:r w:rsidR="00541490" w:rsidRPr="00CB1F4D">
        <w:rPr>
          <w:rFonts w:cs="Arial"/>
          <w:lang w:val="en-CA"/>
        </w:rPr>
        <w:br w:type="page"/>
      </w:r>
    </w:p>
    <w:p w14:paraId="29C2A1A6" w14:textId="7D33CBAB" w:rsidR="004441D1" w:rsidRPr="00C50172" w:rsidRDefault="004441D1" w:rsidP="009C390B">
      <w:pPr>
        <w:pStyle w:val="Caption"/>
        <w:keepNext/>
        <w:spacing w:line="276" w:lineRule="auto"/>
        <w:rPr>
          <w:rFonts w:ascii="Arial" w:hAnsi="Arial" w:cs="Arial"/>
          <w:i w:val="0"/>
          <w:iCs w:val="0"/>
          <w:color w:val="auto"/>
          <w:sz w:val="20"/>
          <w:szCs w:val="20"/>
        </w:rPr>
      </w:pPr>
      <w:r w:rsidRPr="00C50172">
        <w:rPr>
          <w:rFonts w:ascii="Arial" w:hAnsi="Arial" w:cs="Arial"/>
          <w:i w:val="0"/>
          <w:iCs w:val="0"/>
          <w:color w:val="auto"/>
          <w:sz w:val="20"/>
          <w:szCs w:val="20"/>
        </w:rPr>
        <w:lastRenderedPageBreak/>
        <w:t xml:space="preserve">Table </w:t>
      </w:r>
      <w:r w:rsidRPr="00C50172">
        <w:rPr>
          <w:rFonts w:ascii="Arial" w:hAnsi="Arial" w:cs="Arial"/>
          <w:i w:val="0"/>
          <w:iCs w:val="0"/>
          <w:color w:val="auto"/>
          <w:sz w:val="20"/>
          <w:szCs w:val="20"/>
        </w:rPr>
        <w:fldChar w:fldCharType="begin"/>
      </w:r>
      <w:r w:rsidRPr="00C50172">
        <w:rPr>
          <w:rFonts w:ascii="Arial" w:hAnsi="Arial" w:cs="Arial"/>
          <w:i w:val="0"/>
          <w:iCs w:val="0"/>
          <w:color w:val="auto"/>
          <w:sz w:val="20"/>
          <w:szCs w:val="20"/>
        </w:rPr>
        <w:instrText xml:space="preserve"> SEQ Table \* ARABIC </w:instrText>
      </w:r>
      <w:r w:rsidRPr="00C50172">
        <w:rPr>
          <w:rFonts w:ascii="Arial" w:hAnsi="Arial" w:cs="Arial"/>
          <w:i w:val="0"/>
          <w:iCs w:val="0"/>
          <w:color w:val="auto"/>
          <w:sz w:val="20"/>
          <w:szCs w:val="20"/>
        </w:rPr>
        <w:fldChar w:fldCharType="separate"/>
      </w:r>
      <w:r w:rsidR="00A40E25">
        <w:rPr>
          <w:rFonts w:ascii="Arial" w:hAnsi="Arial" w:cs="Arial"/>
          <w:i w:val="0"/>
          <w:iCs w:val="0"/>
          <w:noProof/>
          <w:color w:val="auto"/>
          <w:sz w:val="20"/>
          <w:szCs w:val="20"/>
        </w:rPr>
        <w:t>1</w:t>
      </w:r>
      <w:r w:rsidRPr="00C50172">
        <w:rPr>
          <w:rFonts w:ascii="Arial" w:hAnsi="Arial" w:cs="Arial"/>
          <w:i w:val="0"/>
          <w:iCs w:val="0"/>
          <w:color w:val="auto"/>
          <w:sz w:val="20"/>
          <w:szCs w:val="20"/>
        </w:rPr>
        <w:fldChar w:fldCharType="end"/>
      </w:r>
      <w:r w:rsidRPr="00C50172">
        <w:rPr>
          <w:rFonts w:ascii="Arial" w:hAnsi="Arial" w:cs="Arial"/>
          <w:i w:val="0"/>
          <w:iCs w:val="0"/>
          <w:color w:val="auto"/>
          <w:sz w:val="20"/>
          <w:szCs w:val="20"/>
        </w:rPr>
        <w:t>: Atlantic cod stock identification label (Stock ID), stock unit definition, year range of data and data source.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5"/>
        <w:gridCol w:w="2154"/>
        <w:gridCol w:w="1496"/>
        <w:gridCol w:w="907"/>
        <w:gridCol w:w="3588"/>
      </w:tblGrid>
      <w:tr w:rsidR="009F7A7E" w:rsidRPr="00CB1F4D" w14:paraId="49205D8B" w14:textId="77777777" w:rsidTr="003A0E93">
        <w:trPr>
          <w:trHeight w:val="397"/>
        </w:trPr>
        <w:tc>
          <w:tcPr>
            <w:tcW w:w="1205" w:type="dxa"/>
            <w:shd w:val="clear" w:color="auto" w:fill="auto"/>
            <w:noWrap/>
            <w:vAlign w:val="center"/>
            <w:hideMark/>
          </w:tcPr>
          <w:p w14:paraId="3DDF7A96"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Stock ID</w:t>
            </w:r>
          </w:p>
        </w:tc>
        <w:tc>
          <w:tcPr>
            <w:tcW w:w="2154" w:type="dxa"/>
            <w:shd w:val="clear" w:color="auto" w:fill="auto"/>
            <w:noWrap/>
            <w:vAlign w:val="center"/>
            <w:hideMark/>
          </w:tcPr>
          <w:p w14:paraId="416EAA14"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Stock unit</w:t>
            </w:r>
          </w:p>
        </w:tc>
        <w:tc>
          <w:tcPr>
            <w:tcW w:w="1496" w:type="dxa"/>
            <w:shd w:val="clear" w:color="auto" w:fill="auto"/>
            <w:noWrap/>
            <w:vAlign w:val="center"/>
            <w:hideMark/>
          </w:tcPr>
          <w:p w14:paraId="4D7F9615"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Years</w:t>
            </w:r>
          </w:p>
        </w:tc>
        <w:tc>
          <w:tcPr>
            <w:tcW w:w="720" w:type="dxa"/>
            <w:vAlign w:val="center"/>
          </w:tcPr>
          <w:p w14:paraId="1E188314" w14:textId="017A88B4"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816120">
              <w:rPr>
                <w:rFonts w:ascii="Arial" w:eastAsia="Times New Roman" w:hAnsi="Arial" w:cs="Arial"/>
                <w:color w:val="000000"/>
                <w:kern w:val="0"/>
                <w:sz w:val="18"/>
                <w:szCs w:val="18"/>
                <w:highlight w:val="yellow"/>
                <w14:ligatures w14:val="none"/>
              </w:rPr>
              <w:t>Biomass</w:t>
            </w:r>
          </w:p>
        </w:tc>
        <w:tc>
          <w:tcPr>
            <w:tcW w:w="3775" w:type="dxa"/>
            <w:vAlign w:val="center"/>
          </w:tcPr>
          <w:p w14:paraId="483F8D66" w14:textId="7B73A1F1"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Source</w:t>
            </w:r>
          </w:p>
        </w:tc>
      </w:tr>
      <w:tr w:rsidR="009F7A7E" w:rsidRPr="00CB1F4D" w14:paraId="0DA013E3" w14:textId="77777777" w:rsidTr="003A0E93">
        <w:trPr>
          <w:trHeight w:val="300"/>
        </w:trPr>
        <w:tc>
          <w:tcPr>
            <w:tcW w:w="9350" w:type="dxa"/>
            <w:gridSpan w:val="5"/>
            <w:vAlign w:val="center"/>
          </w:tcPr>
          <w:p w14:paraId="297DF6C6" w14:textId="2D6958BA"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Northwest Atlantic stocks</w:t>
            </w:r>
          </w:p>
        </w:tc>
      </w:tr>
      <w:tr w:rsidR="009F7A7E" w:rsidRPr="00CB1F4D" w14:paraId="6BB3E535" w14:textId="77777777" w:rsidTr="003A0E93">
        <w:trPr>
          <w:trHeight w:val="311"/>
        </w:trPr>
        <w:tc>
          <w:tcPr>
            <w:tcW w:w="1205" w:type="dxa"/>
            <w:shd w:val="clear" w:color="auto" w:fill="auto"/>
            <w:noWrap/>
            <w:vAlign w:val="center"/>
            <w:hideMark/>
          </w:tcPr>
          <w:p w14:paraId="79B16F04"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2j3kl</w:t>
            </w:r>
          </w:p>
        </w:tc>
        <w:tc>
          <w:tcPr>
            <w:tcW w:w="2154" w:type="dxa"/>
            <w:shd w:val="clear" w:color="auto" w:fill="auto"/>
            <w:noWrap/>
            <w:vAlign w:val="center"/>
            <w:hideMark/>
          </w:tcPr>
          <w:p w14:paraId="26FCDE45"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NAFO 2J3KL</w:t>
            </w:r>
          </w:p>
        </w:tc>
        <w:tc>
          <w:tcPr>
            <w:tcW w:w="1496" w:type="dxa"/>
            <w:shd w:val="clear" w:color="auto" w:fill="auto"/>
            <w:noWrap/>
            <w:vAlign w:val="center"/>
            <w:hideMark/>
          </w:tcPr>
          <w:p w14:paraId="4DE7D39C" w14:textId="2E689281"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1508-2018</w:t>
            </w:r>
          </w:p>
        </w:tc>
        <w:tc>
          <w:tcPr>
            <w:tcW w:w="720" w:type="dxa"/>
            <w:vAlign w:val="center"/>
          </w:tcPr>
          <w:p w14:paraId="3E10C4DD" w14:textId="0022BD22" w:rsidR="009F7A7E" w:rsidRPr="00CB1F4D" w:rsidRDefault="00953A5A" w:rsidP="003A0E93">
            <w:pPr>
              <w:spacing w:after="0" w:line="276" w:lineRule="auto"/>
              <w:jc w:val="center"/>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total</w:t>
            </w:r>
          </w:p>
        </w:tc>
        <w:tc>
          <w:tcPr>
            <w:tcW w:w="3775" w:type="dxa"/>
            <w:vAlign w:val="center"/>
          </w:tcPr>
          <w:p w14:paraId="15835DD8" w14:textId="1AB57330"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proofErr w:type="spellStart"/>
            <w:r w:rsidRPr="00CB1F4D">
              <w:rPr>
                <w:rFonts w:ascii="Arial" w:eastAsia="Times New Roman" w:hAnsi="Arial" w:cs="Arial"/>
                <w:color w:val="000000"/>
                <w:kern w:val="0"/>
                <w:sz w:val="18"/>
                <w:szCs w:val="18"/>
                <w14:ligatures w14:val="none"/>
              </w:rPr>
              <w:t>Schijns</w:t>
            </w:r>
            <w:proofErr w:type="spellEnd"/>
            <w:r w:rsidRPr="00CB1F4D">
              <w:rPr>
                <w:rFonts w:ascii="Arial" w:eastAsia="Times New Roman" w:hAnsi="Arial" w:cs="Arial"/>
                <w:color w:val="000000"/>
                <w:kern w:val="0"/>
                <w:sz w:val="18"/>
                <w:szCs w:val="18"/>
                <w14:ligatures w14:val="none"/>
              </w:rPr>
              <w:t xml:space="preserve"> et al. 2021</w:t>
            </w:r>
          </w:p>
        </w:tc>
      </w:tr>
      <w:tr w:rsidR="009F7A7E" w:rsidRPr="00CB1F4D" w14:paraId="49BEB598" w14:textId="77777777" w:rsidTr="003A0E93">
        <w:trPr>
          <w:trHeight w:val="300"/>
        </w:trPr>
        <w:tc>
          <w:tcPr>
            <w:tcW w:w="1205" w:type="dxa"/>
            <w:shd w:val="clear" w:color="auto" w:fill="auto"/>
            <w:noWrap/>
            <w:vAlign w:val="center"/>
            <w:hideMark/>
          </w:tcPr>
          <w:p w14:paraId="65AF55DE"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3Pn4RS</w:t>
            </w:r>
          </w:p>
        </w:tc>
        <w:tc>
          <w:tcPr>
            <w:tcW w:w="2154" w:type="dxa"/>
            <w:shd w:val="clear" w:color="auto" w:fill="auto"/>
            <w:noWrap/>
            <w:vAlign w:val="center"/>
            <w:hideMark/>
          </w:tcPr>
          <w:p w14:paraId="127E0DE0"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NAFO 3Pn4RS</w:t>
            </w:r>
          </w:p>
        </w:tc>
        <w:tc>
          <w:tcPr>
            <w:tcW w:w="1496" w:type="dxa"/>
            <w:shd w:val="clear" w:color="auto" w:fill="auto"/>
            <w:noWrap/>
            <w:vAlign w:val="center"/>
            <w:hideMark/>
          </w:tcPr>
          <w:p w14:paraId="08E71741" w14:textId="3DFEF3BF"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1973-2021</w:t>
            </w:r>
          </w:p>
        </w:tc>
        <w:tc>
          <w:tcPr>
            <w:tcW w:w="720" w:type="dxa"/>
            <w:vAlign w:val="center"/>
          </w:tcPr>
          <w:p w14:paraId="27050731" w14:textId="44B4CB8A" w:rsidR="009F7A7E" w:rsidRPr="00CB1F4D" w:rsidRDefault="00953A5A" w:rsidP="003A0E93">
            <w:pPr>
              <w:spacing w:after="0" w:line="276" w:lineRule="auto"/>
              <w:jc w:val="center"/>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2+</w:t>
            </w:r>
          </w:p>
        </w:tc>
        <w:tc>
          <w:tcPr>
            <w:tcW w:w="3775" w:type="dxa"/>
            <w:vAlign w:val="center"/>
          </w:tcPr>
          <w:p w14:paraId="0B8007FA" w14:textId="245D369E"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Ouellette-Plante et al. 2025</w:t>
            </w:r>
          </w:p>
        </w:tc>
      </w:tr>
      <w:tr w:rsidR="009F7A7E" w:rsidRPr="00CB1F4D" w14:paraId="01474981" w14:textId="77777777" w:rsidTr="003A0E93">
        <w:trPr>
          <w:trHeight w:val="300"/>
        </w:trPr>
        <w:tc>
          <w:tcPr>
            <w:tcW w:w="1205" w:type="dxa"/>
            <w:shd w:val="clear" w:color="auto" w:fill="auto"/>
            <w:noWrap/>
            <w:vAlign w:val="center"/>
            <w:hideMark/>
          </w:tcPr>
          <w:p w14:paraId="344975C4"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3Ps</w:t>
            </w:r>
          </w:p>
        </w:tc>
        <w:tc>
          <w:tcPr>
            <w:tcW w:w="2154" w:type="dxa"/>
            <w:shd w:val="clear" w:color="auto" w:fill="auto"/>
            <w:noWrap/>
            <w:vAlign w:val="center"/>
            <w:hideMark/>
          </w:tcPr>
          <w:p w14:paraId="0137A91D"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NAFO 3Ps</w:t>
            </w:r>
          </w:p>
        </w:tc>
        <w:tc>
          <w:tcPr>
            <w:tcW w:w="1496" w:type="dxa"/>
            <w:shd w:val="clear" w:color="auto" w:fill="auto"/>
            <w:noWrap/>
            <w:vAlign w:val="center"/>
            <w:hideMark/>
          </w:tcPr>
          <w:p w14:paraId="4F5F66E5" w14:textId="70E24210"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1959-2020</w:t>
            </w:r>
          </w:p>
        </w:tc>
        <w:tc>
          <w:tcPr>
            <w:tcW w:w="720" w:type="dxa"/>
            <w:vAlign w:val="center"/>
          </w:tcPr>
          <w:p w14:paraId="0293F49E" w14:textId="075C66D8"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proofErr w:type="spellStart"/>
            <w:r>
              <w:rPr>
                <w:rFonts w:ascii="Arial" w:eastAsia="Times New Roman" w:hAnsi="Arial" w:cs="Arial"/>
                <w:color w:val="000000"/>
                <w:kern w:val="0"/>
                <w:sz w:val="18"/>
                <w:szCs w:val="18"/>
                <w14:ligatures w14:val="none"/>
              </w:rPr>
              <w:t>ssb</w:t>
            </w:r>
            <w:proofErr w:type="spellEnd"/>
          </w:p>
        </w:tc>
        <w:tc>
          <w:tcPr>
            <w:tcW w:w="3775" w:type="dxa"/>
            <w:vAlign w:val="center"/>
          </w:tcPr>
          <w:p w14:paraId="574EB374" w14:textId="06F1BAB2"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Varkey et al. 2025</w:t>
            </w:r>
          </w:p>
        </w:tc>
      </w:tr>
      <w:tr w:rsidR="009F7A7E" w:rsidRPr="00CB1F4D" w14:paraId="3A295F54" w14:textId="77777777" w:rsidTr="003A0E93">
        <w:trPr>
          <w:trHeight w:val="300"/>
        </w:trPr>
        <w:tc>
          <w:tcPr>
            <w:tcW w:w="1205" w:type="dxa"/>
            <w:shd w:val="clear" w:color="auto" w:fill="auto"/>
            <w:noWrap/>
            <w:vAlign w:val="center"/>
            <w:hideMark/>
          </w:tcPr>
          <w:p w14:paraId="6062106B" w14:textId="46FEE712"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4tvn</w:t>
            </w:r>
          </w:p>
        </w:tc>
        <w:tc>
          <w:tcPr>
            <w:tcW w:w="2154" w:type="dxa"/>
            <w:shd w:val="clear" w:color="auto" w:fill="auto"/>
            <w:noWrap/>
            <w:vAlign w:val="center"/>
            <w:hideMark/>
          </w:tcPr>
          <w:p w14:paraId="2D1CB868"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NAFO 4TVn</w:t>
            </w:r>
          </w:p>
        </w:tc>
        <w:tc>
          <w:tcPr>
            <w:tcW w:w="1496" w:type="dxa"/>
            <w:shd w:val="clear" w:color="auto" w:fill="auto"/>
            <w:noWrap/>
            <w:vAlign w:val="center"/>
            <w:hideMark/>
          </w:tcPr>
          <w:p w14:paraId="41DB37F6"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1917-2023</w:t>
            </w:r>
          </w:p>
        </w:tc>
        <w:tc>
          <w:tcPr>
            <w:tcW w:w="720" w:type="dxa"/>
            <w:vAlign w:val="center"/>
          </w:tcPr>
          <w:p w14:paraId="29B1E589" w14:textId="5583FDFE" w:rsidR="009F7A7E" w:rsidRPr="00CB1F4D" w:rsidRDefault="00953A5A" w:rsidP="003A0E93">
            <w:pPr>
              <w:spacing w:after="0" w:line="276" w:lineRule="auto"/>
              <w:jc w:val="center"/>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2+</w:t>
            </w:r>
          </w:p>
        </w:tc>
        <w:tc>
          <w:tcPr>
            <w:tcW w:w="3775" w:type="dxa"/>
            <w:vAlign w:val="center"/>
          </w:tcPr>
          <w:p w14:paraId="7204B890" w14:textId="011BFC7D"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Turcotte et al. 2024</w:t>
            </w:r>
          </w:p>
        </w:tc>
      </w:tr>
      <w:tr w:rsidR="009F7A7E" w:rsidRPr="00CB1F4D" w14:paraId="3CC008EF" w14:textId="77777777" w:rsidTr="003A0E93">
        <w:trPr>
          <w:trHeight w:val="300"/>
        </w:trPr>
        <w:tc>
          <w:tcPr>
            <w:tcW w:w="1205" w:type="dxa"/>
            <w:shd w:val="clear" w:color="auto" w:fill="auto"/>
            <w:noWrap/>
            <w:vAlign w:val="center"/>
            <w:hideMark/>
          </w:tcPr>
          <w:p w14:paraId="603AEC76"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4vsw</w:t>
            </w:r>
          </w:p>
        </w:tc>
        <w:tc>
          <w:tcPr>
            <w:tcW w:w="2154" w:type="dxa"/>
            <w:shd w:val="clear" w:color="auto" w:fill="auto"/>
            <w:noWrap/>
            <w:vAlign w:val="center"/>
            <w:hideMark/>
          </w:tcPr>
          <w:p w14:paraId="4F8E47A1"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NAFO 4Vsw</w:t>
            </w:r>
          </w:p>
        </w:tc>
        <w:tc>
          <w:tcPr>
            <w:tcW w:w="1496" w:type="dxa"/>
            <w:shd w:val="clear" w:color="auto" w:fill="auto"/>
            <w:noWrap/>
            <w:vAlign w:val="center"/>
            <w:hideMark/>
          </w:tcPr>
          <w:p w14:paraId="205EC062" w14:textId="474C4C3B"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1958-2008</w:t>
            </w:r>
          </w:p>
        </w:tc>
        <w:tc>
          <w:tcPr>
            <w:tcW w:w="720" w:type="dxa"/>
            <w:vAlign w:val="center"/>
          </w:tcPr>
          <w:p w14:paraId="56377C0E"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p>
        </w:tc>
        <w:tc>
          <w:tcPr>
            <w:tcW w:w="3775" w:type="dxa"/>
            <w:vAlign w:val="center"/>
          </w:tcPr>
          <w:p w14:paraId="2771330C" w14:textId="28BF83FE"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 xml:space="preserve">Mohn </w:t>
            </w:r>
            <w:commentRangeStart w:id="5"/>
            <w:r w:rsidRPr="00CB1F4D">
              <w:rPr>
                <w:rFonts w:ascii="Arial" w:eastAsia="Times New Roman" w:hAnsi="Arial" w:cs="Arial"/>
                <w:color w:val="000000"/>
                <w:kern w:val="0"/>
                <w:sz w:val="18"/>
                <w:szCs w:val="18"/>
                <w14:ligatures w14:val="none"/>
              </w:rPr>
              <w:t>and</w:t>
            </w:r>
            <w:commentRangeEnd w:id="5"/>
            <w:r>
              <w:rPr>
                <w:rStyle w:val="CommentReference"/>
              </w:rPr>
              <w:commentReference w:id="5"/>
            </w:r>
            <w:r w:rsidRPr="00CB1F4D">
              <w:rPr>
                <w:rFonts w:ascii="Arial" w:eastAsia="Times New Roman" w:hAnsi="Arial" w:cs="Arial"/>
                <w:color w:val="000000"/>
                <w:kern w:val="0"/>
                <w:sz w:val="18"/>
                <w:szCs w:val="18"/>
                <w14:ligatures w14:val="none"/>
              </w:rPr>
              <w:t xml:space="preserve"> Rowe 2012</w:t>
            </w:r>
          </w:p>
        </w:tc>
      </w:tr>
      <w:tr w:rsidR="009F7A7E" w:rsidRPr="00CB1F4D" w14:paraId="2B949778" w14:textId="77777777" w:rsidTr="003A0E93">
        <w:trPr>
          <w:trHeight w:val="300"/>
        </w:trPr>
        <w:tc>
          <w:tcPr>
            <w:tcW w:w="1205" w:type="dxa"/>
            <w:shd w:val="clear" w:color="auto" w:fill="auto"/>
            <w:noWrap/>
            <w:vAlign w:val="center"/>
            <w:hideMark/>
          </w:tcPr>
          <w:p w14:paraId="2E238DCB"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4X5Y</w:t>
            </w:r>
          </w:p>
        </w:tc>
        <w:tc>
          <w:tcPr>
            <w:tcW w:w="2154" w:type="dxa"/>
            <w:shd w:val="clear" w:color="auto" w:fill="auto"/>
            <w:noWrap/>
            <w:vAlign w:val="center"/>
            <w:hideMark/>
          </w:tcPr>
          <w:p w14:paraId="25037DD6"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NAFO 4X5Y</w:t>
            </w:r>
          </w:p>
        </w:tc>
        <w:tc>
          <w:tcPr>
            <w:tcW w:w="1496" w:type="dxa"/>
            <w:shd w:val="clear" w:color="auto" w:fill="auto"/>
            <w:noWrap/>
            <w:vAlign w:val="center"/>
            <w:hideMark/>
          </w:tcPr>
          <w:p w14:paraId="11FF5376" w14:textId="6C890CFC"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1983-2016</w:t>
            </w:r>
          </w:p>
        </w:tc>
        <w:tc>
          <w:tcPr>
            <w:tcW w:w="720" w:type="dxa"/>
            <w:vAlign w:val="center"/>
          </w:tcPr>
          <w:p w14:paraId="53CD6A0F" w14:textId="406ED457" w:rsidR="009F7A7E" w:rsidRPr="00CB1F4D" w:rsidRDefault="00953A5A" w:rsidP="003A0E93">
            <w:pPr>
              <w:spacing w:after="0" w:line="276" w:lineRule="auto"/>
              <w:jc w:val="center"/>
              <w:rPr>
                <w:rFonts w:ascii="Arial" w:eastAsia="Times New Roman" w:hAnsi="Arial" w:cs="Arial"/>
                <w:color w:val="000000"/>
                <w:kern w:val="0"/>
                <w:sz w:val="18"/>
                <w:szCs w:val="18"/>
                <w14:ligatures w14:val="none"/>
              </w:rPr>
            </w:pPr>
            <w:proofErr w:type="spellStart"/>
            <w:r>
              <w:rPr>
                <w:rFonts w:ascii="Arial" w:eastAsia="Times New Roman" w:hAnsi="Arial" w:cs="Arial"/>
                <w:color w:val="000000"/>
                <w:kern w:val="0"/>
                <w:sz w:val="18"/>
                <w:szCs w:val="18"/>
                <w14:ligatures w14:val="none"/>
              </w:rPr>
              <w:t>ssb</w:t>
            </w:r>
            <w:proofErr w:type="spellEnd"/>
          </w:p>
        </w:tc>
        <w:tc>
          <w:tcPr>
            <w:tcW w:w="3775" w:type="dxa"/>
            <w:vAlign w:val="center"/>
          </w:tcPr>
          <w:p w14:paraId="06CAC282" w14:textId="1D1D9ED8"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Andru</w:t>
            </w:r>
            <w:del w:id="6" w:author="Barrett, Tim (DFO/MPO)" w:date="2026-05-12T11:03:00Z" w16du:dateUtc="2026-05-12T14:03:00Z">
              <w:r w:rsidRPr="00CB1F4D" w:rsidDel="0085563C">
                <w:rPr>
                  <w:rFonts w:ascii="Arial" w:eastAsia="Times New Roman" w:hAnsi="Arial" w:cs="Arial"/>
                  <w:color w:val="000000"/>
                  <w:kern w:val="0"/>
                  <w:sz w:val="18"/>
                  <w:szCs w:val="18"/>
                  <w14:ligatures w14:val="none"/>
                </w:rPr>
                <w:delText>c</w:delText>
              </w:r>
            </w:del>
            <w:r w:rsidRPr="00CB1F4D">
              <w:rPr>
                <w:rFonts w:ascii="Arial" w:eastAsia="Times New Roman" w:hAnsi="Arial" w:cs="Arial"/>
                <w:color w:val="000000"/>
                <w:kern w:val="0"/>
                <w:sz w:val="18"/>
                <w:szCs w:val="18"/>
                <w14:ligatures w14:val="none"/>
              </w:rPr>
              <w:t>s</w:t>
            </w:r>
            <w:ins w:id="7" w:author="Barrett, Tim (DFO/MPO)" w:date="2026-05-12T11:03:00Z" w16du:dateUtc="2026-05-12T14:03:00Z">
              <w:r w:rsidRPr="00CB1F4D">
                <w:rPr>
                  <w:rFonts w:ascii="Arial" w:eastAsia="Times New Roman" w:hAnsi="Arial" w:cs="Arial"/>
                  <w:color w:val="000000"/>
                  <w:kern w:val="0"/>
                  <w:sz w:val="18"/>
                  <w:szCs w:val="18"/>
                  <w14:ligatures w14:val="none"/>
                </w:rPr>
                <w:t>h</w:t>
              </w:r>
            </w:ins>
            <w:r w:rsidRPr="00CB1F4D">
              <w:rPr>
                <w:rFonts w:ascii="Arial" w:eastAsia="Times New Roman" w:hAnsi="Arial" w:cs="Arial"/>
                <w:color w:val="000000"/>
                <w:kern w:val="0"/>
                <w:sz w:val="18"/>
                <w:szCs w:val="18"/>
                <w14:ligatures w14:val="none"/>
              </w:rPr>
              <w:t>chenko et al. 2022</w:t>
            </w:r>
          </w:p>
        </w:tc>
      </w:tr>
      <w:tr w:rsidR="009F7A7E" w:rsidRPr="00CB1F4D" w14:paraId="12FB7C24" w14:textId="77777777" w:rsidTr="003A0E93">
        <w:trPr>
          <w:trHeight w:val="300"/>
        </w:trPr>
        <w:tc>
          <w:tcPr>
            <w:tcW w:w="1205" w:type="dxa"/>
            <w:shd w:val="clear" w:color="auto" w:fill="auto"/>
            <w:noWrap/>
            <w:vAlign w:val="center"/>
          </w:tcPr>
          <w:p w14:paraId="676B65DD" w14:textId="5D6A143B"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5Zjm</w:t>
            </w:r>
          </w:p>
        </w:tc>
        <w:tc>
          <w:tcPr>
            <w:tcW w:w="2154" w:type="dxa"/>
            <w:shd w:val="clear" w:color="auto" w:fill="auto"/>
            <w:noWrap/>
            <w:vAlign w:val="center"/>
          </w:tcPr>
          <w:p w14:paraId="1E2FC467" w14:textId="54B2044A"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NAFO 5Zjm</w:t>
            </w:r>
          </w:p>
        </w:tc>
        <w:tc>
          <w:tcPr>
            <w:tcW w:w="1496" w:type="dxa"/>
            <w:shd w:val="clear" w:color="auto" w:fill="auto"/>
            <w:noWrap/>
            <w:vAlign w:val="center"/>
          </w:tcPr>
          <w:p w14:paraId="298E5339" w14:textId="4C5B7C06"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1978-2020</w:t>
            </w:r>
          </w:p>
        </w:tc>
        <w:tc>
          <w:tcPr>
            <w:tcW w:w="720" w:type="dxa"/>
            <w:vAlign w:val="center"/>
          </w:tcPr>
          <w:p w14:paraId="3A71CDEA" w14:textId="32B31DC2" w:rsidR="009F7A7E" w:rsidRPr="00CB1F4D" w:rsidRDefault="009764C9" w:rsidP="003A0E93">
            <w:pPr>
              <w:spacing w:after="0" w:line="276" w:lineRule="auto"/>
              <w:jc w:val="center"/>
              <w:rPr>
                <w:rFonts w:ascii="Arial" w:eastAsia="Times New Roman" w:hAnsi="Arial" w:cs="Arial"/>
                <w:color w:val="000000"/>
                <w:kern w:val="0"/>
                <w:sz w:val="18"/>
                <w:szCs w:val="18"/>
                <w14:ligatures w14:val="none"/>
              </w:rPr>
            </w:pPr>
            <w:r w:rsidRPr="009764C9">
              <w:rPr>
                <w:rFonts w:ascii="Arial" w:eastAsia="Times New Roman" w:hAnsi="Arial" w:cs="Arial"/>
                <w:color w:val="000000"/>
                <w:kern w:val="0"/>
                <w:sz w:val="18"/>
                <w:szCs w:val="18"/>
                <w14:ligatures w14:val="none"/>
              </w:rPr>
              <w:t>total</w:t>
            </w:r>
          </w:p>
        </w:tc>
        <w:tc>
          <w:tcPr>
            <w:tcW w:w="3775" w:type="dxa"/>
            <w:vAlign w:val="center"/>
          </w:tcPr>
          <w:p w14:paraId="3F1E9308" w14:textId="0A6AB36B"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RAM</w:t>
            </w:r>
          </w:p>
        </w:tc>
      </w:tr>
      <w:tr w:rsidR="009F7A7E" w:rsidRPr="00CB1F4D" w14:paraId="2E1ABD21" w14:textId="77777777" w:rsidTr="003A0E93">
        <w:trPr>
          <w:trHeight w:val="300"/>
        </w:trPr>
        <w:tc>
          <w:tcPr>
            <w:tcW w:w="1205" w:type="dxa"/>
            <w:shd w:val="clear" w:color="auto" w:fill="auto"/>
            <w:noWrap/>
            <w:vAlign w:val="center"/>
          </w:tcPr>
          <w:p w14:paraId="32A47CA6" w14:textId="0211963E"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commentRangeStart w:id="8"/>
            <w:r w:rsidRPr="00CB1F4D">
              <w:rPr>
                <w:rFonts w:ascii="Arial" w:eastAsia="Times New Roman" w:hAnsi="Arial" w:cs="Arial"/>
                <w:color w:val="000000"/>
                <w:kern w:val="0"/>
                <w:sz w:val="18"/>
                <w:szCs w:val="18"/>
                <w14:ligatures w14:val="none"/>
              </w:rPr>
              <w:t>GB</w:t>
            </w:r>
            <w:commentRangeEnd w:id="8"/>
            <w:r w:rsidRPr="00CB1F4D">
              <w:rPr>
                <w:rStyle w:val="CommentReference"/>
                <w:rFonts w:ascii="Arial" w:hAnsi="Arial" w:cs="Arial"/>
              </w:rPr>
              <w:commentReference w:id="8"/>
            </w:r>
          </w:p>
        </w:tc>
        <w:tc>
          <w:tcPr>
            <w:tcW w:w="2154" w:type="dxa"/>
            <w:shd w:val="clear" w:color="auto" w:fill="auto"/>
            <w:noWrap/>
            <w:vAlign w:val="center"/>
          </w:tcPr>
          <w:p w14:paraId="6B4EBC40" w14:textId="77BD842A"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Georges Banks</w:t>
            </w:r>
          </w:p>
        </w:tc>
        <w:tc>
          <w:tcPr>
            <w:tcW w:w="1496" w:type="dxa"/>
            <w:shd w:val="clear" w:color="auto" w:fill="auto"/>
            <w:noWrap/>
            <w:vAlign w:val="center"/>
          </w:tcPr>
          <w:p w14:paraId="4698DC2F" w14:textId="3C842F94"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1978-2022</w:t>
            </w:r>
          </w:p>
        </w:tc>
        <w:tc>
          <w:tcPr>
            <w:tcW w:w="720" w:type="dxa"/>
            <w:vAlign w:val="center"/>
          </w:tcPr>
          <w:p w14:paraId="6F8EF555" w14:textId="639CBB0C" w:rsidR="009F7A7E" w:rsidRPr="00CB1F4D" w:rsidRDefault="00953A5A" w:rsidP="003A0E93">
            <w:pPr>
              <w:spacing w:after="0" w:line="276" w:lineRule="auto"/>
              <w:jc w:val="center"/>
              <w:rPr>
                <w:rFonts w:ascii="Arial" w:eastAsia="Times New Roman" w:hAnsi="Arial" w:cs="Arial"/>
                <w:color w:val="000000"/>
                <w:kern w:val="0"/>
                <w:sz w:val="18"/>
                <w:szCs w:val="18"/>
                <w14:ligatures w14:val="none"/>
              </w:rPr>
            </w:pPr>
            <w:proofErr w:type="spellStart"/>
            <w:r>
              <w:rPr>
                <w:rFonts w:ascii="Arial" w:eastAsia="Times New Roman" w:hAnsi="Arial" w:cs="Arial"/>
                <w:color w:val="000000"/>
                <w:kern w:val="0"/>
                <w:sz w:val="18"/>
                <w:szCs w:val="18"/>
                <w14:ligatures w14:val="none"/>
              </w:rPr>
              <w:t>ssb</w:t>
            </w:r>
            <w:proofErr w:type="spellEnd"/>
          </w:p>
        </w:tc>
        <w:tc>
          <w:tcPr>
            <w:tcW w:w="3775" w:type="dxa"/>
            <w:shd w:val="clear" w:color="auto" w:fill="FFFF00"/>
            <w:vAlign w:val="center"/>
          </w:tcPr>
          <w:p w14:paraId="52AF674C" w14:textId="3AF54CC5"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ins w:id="9" w:author="Barrett, Tim (DFO/MPO)" w:date="2026-05-12T11:03:00Z" w16du:dateUtc="2026-05-12T14:03:00Z">
              <w:r w:rsidRPr="00CB1F4D">
                <w:rPr>
                  <w:rFonts w:ascii="Arial" w:eastAsia="Times New Roman" w:hAnsi="Arial" w:cs="Arial"/>
                  <w:color w:val="000000"/>
                  <w:kern w:val="0"/>
                  <w:sz w:val="18"/>
                  <w:szCs w:val="18"/>
                  <w14:ligatures w14:val="none"/>
                </w:rPr>
                <w:t>Amanda Hart (personal communication 2026)</w:t>
              </w:r>
            </w:ins>
          </w:p>
        </w:tc>
      </w:tr>
      <w:tr w:rsidR="009F7A7E" w:rsidRPr="00CB1F4D" w14:paraId="66875E40" w14:textId="77777777" w:rsidTr="003A0E93">
        <w:trPr>
          <w:trHeight w:val="300"/>
        </w:trPr>
        <w:tc>
          <w:tcPr>
            <w:tcW w:w="1205" w:type="dxa"/>
            <w:shd w:val="clear" w:color="auto" w:fill="auto"/>
            <w:noWrap/>
            <w:vAlign w:val="center"/>
          </w:tcPr>
          <w:p w14:paraId="6011EEFA" w14:textId="54B145FF"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EGOM</w:t>
            </w:r>
          </w:p>
        </w:tc>
        <w:tc>
          <w:tcPr>
            <w:tcW w:w="2154" w:type="dxa"/>
            <w:shd w:val="clear" w:color="auto" w:fill="auto"/>
            <w:noWrap/>
            <w:vAlign w:val="center"/>
          </w:tcPr>
          <w:p w14:paraId="2B09DB7E" w14:textId="2FD73A5A"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Eastern Gulf of Maine</w:t>
            </w:r>
          </w:p>
        </w:tc>
        <w:tc>
          <w:tcPr>
            <w:tcW w:w="1496" w:type="dxa"/>
            <w:shd w:val="clear" w:color="auto" w:fill="auto"/>
            <w:noWrap/>
            <w:vAlign w:val="center"/>
          </w:tcPr>
          <w:p w14:paraId="34362F1D" w14:textId="6EE66C0E"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1981-2022</w:t>
            </w:r>
          </w:p>
        </w:tc>
        <w:tc>
          <w:tcPr>
            <w:tcW w:w="720" w:type="dxa"/>
            <w:vAlign w:val="center"/>
          </w:tcPr>
          <w:p w14:paraId="33043876" w14:textId="19F3E3A5" w:rsidR="009F7A7E" w:rsidRPr="00CB1F4D" w:rsidRDefault="00953A5A" w:rsidP="003A0E93">
            <w:pPr>
              <w:spacing w:after="0" w:line="276" w:lineRule="auto"/>
              <w:jc w:val="center"/>
              <w:rPr>
                <w:rFonts w:ascii="Arial" w:eastAsia="Times New Roman" w:hAnsi="Arial" w:cs="Arial"/>
                <w:color w:val="000000"/>
                <w:kern w:val="0"/>
                <w:sz w:val="18"/>
                <w:szCs w:val="18"/>
                <w14:ligatures w14:val="none"/>
              </w:rPr>
            </w:pPr>
            <w:proofErr w:type="spellStart"/>
            <w:r>
              <w:rPr>
                <w:rFonts w:ascii="Arial" w:eastAsia="Times New Roman" w:hAnsi="Arial" w:cs="Arial"/>
                <w:color w:val="000000"/>
                <w:kern w:val="0"/>
                <w:sz w:val="18"/>
                <w:szCs w:val="18"/>
                <w14:ligatures w14:val="none"/>
              </w:rPr>
              <w:t>ssb</w:t>
            </w:r>
            <w:proofErr w:type="spellEnd"/>
          </w:p>
        </w:tc>
        <w:tc>
          <w:tcPr>
            <w:tcW w:w="3775" w:type="dxa"/>
            <w:shd w:val="clear" w:color="auto" w:fill="FFFF00"/>
            <w:vAlign w:val="center"/>
          </w:tcPr>
          <w:p w14:paraId="0EBC3D46" w14:textId="5A66C0ED"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ins w:id="10" w:author="Barrett, Tim (DFO/MPO)" w:date="2026-05-12T11:04:00Z" w16du:dateUtc="2026-05-12T14:04:00Z">
              <w:r w:rsidRPr="00CB1F4D">
                <w:rPr>
                  <w:rFonts w:ascii="Arial" w:eastAsia="Times New Roman" w:hAnsi="Arial" w:cs="Arial"/>
                  <w:color w:val="000000"/>
                  <w:kern w:val="0"/>
                  <w:sz w:val="18"/>
                  <w:szCs w:val="18"/>
                  <w14:ligatures w14:val="none"/>
                </w:rPr>
                <w:t xml:space="preserve">Charles Perretti </w:t>
              </w:r>
            </w:ins>
            <w:ins w:id="11" w:author="Barrett, Tim (DFO/MPO)" w:date="2026-05-12T11:04:00Z">
              <w:r w:rsidRPr="00CB1F4D">
                <w:rPr>
                  <w:rFonts w:ascii="Arial" w:eastAsia="Times New Roman" w:hAnsi="Arial" w:cs="Arial"/>
                  <w:color w:val="000000"/>
                  <w:kern w:val="0"/>
                  <w:sz w:val="18"/>
                  <w:szCs w:val="18"/>
                  <w14:ligatures w14:val="none"/>
                </w:rPr>
                <w:t>(personal communication 2026)</w:t>
              </w:r>
            </w:ins>
          </w:p>
        </w:tc>
      </w:tr>
      <w:tr w:rsidR="009F7A7E" w:rsidRPr="00CB1F4D" w14:paraId="7CF85C14" w14:textId="77777777" w:rsidTr="003A0E93">
        <w:trPr>
          <w:trHeight w:val="300"/>
        </w:trPr>
        <w:tc>
          <w:tcPr>
            <w:tcW w:w="1205" w:type="dxa"/>
            <w:shd w:val="clear" w:color="auto" w:fill="auto"/>
            <w:noWrap/>
            <w:vAlign w:val="center"/>
          </w:tcPr>
          <w:p w14:paraId="239F2911" w14:textId="6E0E3660"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SNE</w:t>
            </w:r>
          </w:p>
        </w:tc>
        <w:tc>
          <w:tcPr>
            <w:tcW w:w="2154" w:type="dxa"/>
            <w:shd w:val="clear" w:color="auto" w:fill="auto"/>
            <w:noWrap/>
            <w:vAlign w:val="center"/>
          </w:tcPr>
          <w:p w14:paraId="2BF72A59" w14:textId="3248E7AE"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Southern New England</w:t>
            </w:r>
          </w:p>
        </w:tc>
        <w:tc>
          <w:tcPr>
            <w:tcW w:w="1496" w:type="dxa"/>
            <w:shd w:val="clear" w:color="auto" w:fill="auto"/>
            <w:noWrap/>
            <w:vAlign w:val="center"/>
          </w:tcPr>
          <w:p w14:paraId="44206283" w14:textId="31ECB9C8"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1981-2022</w:t>
            </w:r>
          </w:p>
        </w:tc>
        <w:tc>
          <w:tcPr>
            <w:tcW w:w="720" w:type="dxa"/>
            <w:vAlign w:val="center"/>
          </w:tcPr>
          <w:p w14:paraId="7198AB9A" w14:textId="49A10E8A" w:rsidR="009F7A7E" w:rsidRPr="00CB1F4D" w:rsidRDefault="00953A5A" w:rsidP="003A0E93">
            <w:pPr>
              <w:spacing w:after="0" w:line="276" w:lineRule="auto"/>
              <w:jc w:val="center"/>
              <w:rPr>
                <w:rFonts w:ascii="Arial" w:eastAsia="Times New Roman" w:hAnsi="Arial" w:cs="Arial"/>
                <w:color w:val="000000"/>
                <w:kern w:val="0"/>
                <w:sz w:val="18"/>
                <w:szCs w:val="18"/>
                <w14:ligatures w14:val="none"/>
              </w:rPr>
            </w:pPr>
            <w:proofErr w:type="spellStart"/>
            <w:r>
              <w:rPr>
                <w:rFonts w:ascii="Arial" w:eastAsia="Times New Roman" w:hAnsi="Arial" w:cs="Arial"/>
                <w:color w:val="000000"/>
                <w:kern w:val="0"/>
                <w:sz w:val="18"/>
                <w:szCs w:val="18"/>
                <w14:ligatures w14:val="none"/>
              </w:rPr>
              <w:t>ssb</w:t>
            </w:r>
            <w:proofErr w:type="spellEnd"/>
          </w:p>
        </w:tc>
        <w:tc>
          <w:tcPr>
            <w:tcW w:w="3775" w:type="dxa"/>
            <w:shd w:val="clear" w:color="auto" w:fill="FFFF00"/>
            <w:vAlign w:val="center"/>
          </w:tcPr>
          <w:p w14:paraId="4AF03A46" w14:textId="43F6E414"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ins w:id="12" w:author="Barrett, Tim (DFO/MPO)" w:date="2026-05-12T11:04:00Z" w16du:dateUtc="2026-05-12T14:04:00Z">
              <w:r w:rsidRPr="00CB1F4D">
                <w:rPr>
                  <w:rFonts w:ascii="Arial" w:eastAsia="Times New Roman" w:hAnsi="Arial" w:cs="Arial"/>
                  <w:color w:val="000000"/>
                  <w:kern w:val="0"/>
                  <w:sz w:val="18"/>
                  <w:szCs w:val="18"/>
                  <w14:ligatures w14:val="none"/>
                </w:rPr>
                <w:t xml:space="preserve">Alex Hansell </w:t>
              </w:r>
            </w:ins>
            <w:ins w:id="13" w:author="Barrett, Tim (DFO/MPO)" w:date="2026-05-12T11:04:00Z">
              <w:r w:rsidRPr="00CB1F4D">
                <w:rPr>
                  <w:rFonts w:ascii="Arial" w:eastAsia="Times New Roman" w:hAnsi="Arial" w:cs="Arial"/>
                  <w:color w:val="000000"/>
                  <w:kern w:val="0"/>
                  <w:sz w:val="18"/>
                  <w:szCs w:val="18"/>
                  <w14:ligatures w14:val="none"/>
                </w:rPr>
                <w:t>(personal communication 2026)</w:t>
              </w:r>
            </w:ins>
          </w:p>
        </w:tc>
      </w:tr>
      <w:tr w:rsidR="009F7A7E" w:rsidRPr="00CB1F4D" w14:paraId="2E00C752" w14:textId="77777777" w:rsidTr="003A0E93">
        <w:trPr>
          <w:trHeight w:val="300"/>
        </w:trPr>
        <w:tc>
          <w:tcPr>
            <w:tcW w:w="1205" w:type="dxa"/>
            <w:shd w:val="clear" w:color="auto" w:fill="auto"/>
            <w:noWrap/>
            <w:vAlign w:val="center"/>
          </w:tcPr>
          <w:p w14:paraId="5EF16480" w14:textId="4FDFAC41"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WGOM</w:t>
            </w:r>
          </w:p>
        </w:tc>
        <w:tc>
          <w:tcPr>
            <w:tcW w:w="2154" w:type="dxa"/>
            <w:shd w:val="clear" w:color="auto" w:fill="auto"/>
            <w:noWrap/>
            <w:vAlign w:val="center"/>
          </w:tcPr>
          <w:p w14:paraId="6DA95871" w14:textId="52E009F0"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Western Gulf of Maine</w:t>
            </w:r>
          </w:p>
        </w:tc>
        <w:tc>
          <w:tcPr>
            <w:tcW w:w="1496" w:type="dxa"/>
            <w:shd w:val="clear" w:color="auto" w:fill="auto"/>
            <w:noWrap/>
            <w:vAlign w:val="center"/>
          </w:tcPr>
          <w:p w14:paraId="14B2CE01" w14:textId="77EA0B3C"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1981-2022</w:t>
            </w:r>
          </w:p>
        </w:tc>
        <w:tc>
          <w:tcPr>
            <w:tcW w:w="720" w:type="dxa"/>
            <w:vAlign w:val="center"/>
          </w:tcPr>
          <w:p w14:paraId="4F262069" w14:textId="5AA32C34" w:rsidR="009F7A7E" w:rsidRPr="00CB1F4D" w:rsidRDefault="00953A5A" w:rsidP="003A0E93">
            <w:pPr>
              <w:spacing w:after="0" w:line="276" w:lineRule="auto"/>
              <w:jc w:val="center"/>
              <w:rPr>
                <w:rFonts w:ascii="Arial" w:eastAsia="Times New Roman" w:hAnsi="Arial" w:cs="Arial"/>
                <w:color w:val="000000"/>
                <w:kern w:val="0"/>
                <w:sz w:val="18"/>
                <w:szCs w:val="18"/>
                <w14:ligatures w14:val="none"/>
              </w:rPr>
            </w:pPr>
            <w:proofErr w:type="spellStart"/>
            <w:r>
              <w:rPr>
                <w:rFonts w:ascii="Arial" w:eastAsia="Times New Roman" w:hAnsi="Arial" w:cs="Arial"/>
                <w:color w:val="000000"/>
                <w:kern w:val="0"/>
                <w:sz w:val="18"/>
                <w:szCs w:val="18"/>
                <w14:ligatures w14:val="none"/>
              </w:rPr>
              <w:t>ssb</w:t>
            </w:r>
            <w:proofErr w:type="spellEnd"/>
          </w:p>
        </w:tc>
        <w:tc>
          <w:tcPr>
            <w:tcW w:w="3775" w:type="dxa"/>
            <w:shd w:val="clear" w:color="auto" w:fill="FFFF00"/>
            <w:vAlign w:val="center"/>
          </w:tcPr>
          <w:p w14:paraId="4EDA767F" w14:textId="08FC3912"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ins w:id="14" w:author="Barrett, Tim (DFO/MPO)" w:date="2026-05-12T11:04:00Z" w16du:dateUtc="2026-05-12T14:04:00Z">
              <w:r w:rsidRPr="00CB1F4D">
                <w:rPr>
                  <w:rFonts w:ascii="Arial" w:eastAsia="Times New Roman" w:hAnsi="Arial" w:cs="Arial"/>
                  <w:color w:val="000000"/>
                  <w:kern w:val="0"/>
                  <w:sz w:val="18"/>
                  <w:szCs w:val="18"/>
                  <w14:ligatures w14:val="none"/>
                </w:rPr>
                <w:t xml:space="preserve">Cameron Hodgdon </w:t>
              </w:r>
            </w:ins>
            <w:ins w:id="15" w:author="Barrett, Tim (DFO/MPO)" w:date="2026-05-12T11:04:00Z">
              <w:r w:rsidRPr="00CB1F4D">
                <w:rPr>
                  <w:rFonts w:ascii="Arial" w:eastAsia="Times New Roman" w:hAnsi="Arial" w:cs="Arial"/>
                  <w:color w:val="000000"/>
                  <w:kern w:val="0"/>
                  <w:sz w:val="18"/>
                  <w:szCs w:val="18"/>
                  <w14:ligatures w14:val="none"/>
                </w:rPr>
                <w:t>(personal communication 2026)</w:t>
              </w:r>
            </w:ins>
          </w:p>
        </w:tc>
      </w:tr>
      <w:tr w:rsidR="009F7A7E" w:rsidRPr="00CB1F4D" w14:paraId="00205C8B" w14:textId="77777777" w:rsidTr="003A0E93">
        <w:trPr>
          <w:trHeight w:val="300"/>
        </w:trPr>
        <w:tc>
          <w:tcPr>
            <w:tcW w:w="1205" w:type="dxa"/>
            <w:shd w:val="clear" w:color="auto" w:fill="auto"/>
            <w:noWrap/>
            <w:vAlign w:val="center"/>
          </w:tcPr>
          <w:p w14:paraId="38C7F489" w14:textId="7D1F298E"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3NO</w:t>
            </w:r>
          </w:p>
        </w:tc>
        <w:tc>
          <w:tcPr>
            <w:tcW w:w="2154" w:type="dxa"/>
            <w:shd w:val="clear" w:color="auto" w:fill="auto"/>
            <w:noWrap/>
            <w:vAlign w:val="center"/>
          </w:tcPr>
          <w:p w14:paraId="69FCEB4E" w14:textId="2918DDC2"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Southern Grand Banks</w:t>
            </w:r>
          </w:p>
        </w:tc>
        <w:tc>
          <w:tcPr>
            <w:tcW w:w="1496" w:type="dxa"/>
            <w:shd w:val="clear" w:color="auto" w:fill="auto"/>
            <w:noWrap/>
            <w:vAlign w:val="center"/>
          </w:tcPr>
          <w:p w14:paraId="26DC10BD" w14:textId="3A001D30"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1953-2011</w:t>
            </w:r>
          </w:p>
        </w:tc>
        <w:tc>
          <w:tcPr>
            <w:tcW w:w="720" w:type="dxa"/>
            <w:vAlign w:val="center"/>
          </w:tcPr>
          <w:p w14:paraId="5C7B7F24" w14:textId="0760EA1C" w:rsidR="009F7A7E" w:rsidRPr="00CB1F4D" w:rsidRDefault="00953A5A" w:rsidP="003A0E93">
            <w:pPr>
              <w:spacing w:after="0" w:line="276" w:lineRule="auto"/>
              <w:jc w:val="center"/>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3+</w:t>
            </w:r>
          </w:p>
        </w:tc>
        <w:tc>
          <w:tcPr>
            <w:tcW w:w="3775" w:type="dxa"/>
            <w:vAlign w:val="center"/>
          </w:tcPr>
          <w:p w14:paraId="7E724079" w14:textId="04B630D1"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Rideout et al. 2021</w:t>
            </w:r>
          </w:p>
        </w:tc>
      </w:tr>
      <w:tr w:rsidR="009F7A7E" w:rsidRPr="00CB1F4D" w14:paraId="282EF9E6" w14:textId="77777777" w:rsidTr="003A0E93">
        <w:trPr>
          <w:trHeight w:val="300"/>
        </w:trPr>
        <w:tc>
          <w:tcPr>
            <w:tcW w:w="1205" w:type="dxa"/>
            <w:shd w:val="clear" w:color="auto" w:fill="auto"/>
            <w:noWrap/>
            <w:vAlign w:val="center"/>
          </w:tcPr>
          <w:p w14:paraId="487B7969" w14:textId="04F379C6"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1IN</w:t>
            </w:r>
          </w:p>
        </w:tc>
        <w:tc>
          <w:tcPr>
            <w:tcW w:w="2154" w:type="dxa"/>
            <w:shd w:val="clear" w:color="auto" w:fill="auto"/>
            <w:noWrap/>
            <w:vAlign w:val="center"/>
          </w:tcPr>
          <w:p w14:paraId="43ED8DE8" w14:textId="1A92AEBB"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NAFO Subarea 1 (inshore)</w:t>
            </w:r>
          </w:p>
        </w:tc>
        <w:tc>
          <w:tcPr>
            <w:tcW w:w="1496" w:type="dxa"/>
            <w:shd w:val="clear" w:color="auto" w:fill="auto"/>
            <w:noWrap/>
            <w:vAlign w:val="center"/>
          </w:tcPr>
          <w:p w14:paraId="0B69D22E" w14:textId="0845FB8E"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1976-2021</w:t>
            </w:r>
          </w:p>
        </w:tc>
        <w:tc>
          <w:tcPr>
            <w:tcW w:w="720" w:type="dxa"/>
            <w:vAlign w:val="center"/>
          </w:tcPr>
          <w:p w14:paraId="330B8B88" w14:textId="2AB95ECB" w:rsidR="009F7A7E" w:rsidRPr="00CB1F4D" w:rsidRDefault="009764C9" w:rsidP="003A0E93">
            <w:pPr>
              <w:spacing w:after="0" w:line="276" w:lineRule="auto"/>
              <w:jc w:val="center"/>
              <w:rPr>
                <w:rFonts w:ascii="Arial" w:eastAsia="Times New Roman" w:hAnsi="Arial" w:cs="Arial"/>
                <w:color w:val="000000"/>
                <w:kern w:val="0"/>
                <w:sz w:val="18"/>
                <w:szCs w:val="18"/>
                <w14:ligatures w14:val="none"/>
              </w:rPr>
            </w:pPr>
            <w:r>
              <w:rPr>
                <w:rFonts w:ascii="Arial" w:eastAsia="Times New Roman" w:hAnsi="Arial" w:cs="Arial"/>
                <w:color w:val="000000"/>
                <w:kern w:val="0"/>
                <w:sz w:val="18"/>
                <w:szCs w:val="18"/>
                <w14:ligatures w14:val="none"/>
              </w:rPr>
              <w:t>total</w:t>
            </w:r>
          </w:p>
        </w:tc>
        <w:tc>
          <w:tcPr>
            <w:tcW w:w="3775" w:type="dxa"/>
            <w:vAlign w:val="center"/>
          </w:tcPr>
          <w:p w14:paraId="1CBA0A6F" w14:textId="08C97148"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RAM</w:t>
            </w:r>
          </w:p>
        </w:tc>
      </w:tr>
      <w:tr w:rsidR="009F7A7E" w:rsidRPr="00CB1F4D" w14:paraId="7DFCCEB1" w14:textId="77777777" w:rsidTr="003A0E93">
        <w:trPr>
          <w:trHeight w:val="300"/>
        </w:trPr>
        <w:tc>
          <w:tcPr>
            <w:tcW w:w="1205" w:type="dxa"/>
            <w:shd w:val="clear" w:color="auto" w:fill="auto"/>
            <w:noWrap/>
            <w:vAlign w:val="center"/>
          </w:tcPr>
          <w:p w14:paraId="1C8B1549" w14:textId="6ADB983E"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1F-XIV</w:t>
            </w:r>
          </w:p>
        </w:tc>
        <w:tc>
          <w:tcPr>
            <w:tcW w:w="2154" w:type="dxa"/>
            <w:shd w:val="clear" w:color="auto" w:fill="auto"/>
            <w:noWrap/>
            <w:vAlign w:val="center"/>
          </w:tcPr>
          <w:p w14:paraId="1EBC4F1D" w14:textId="75E15A44"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NAFO 1F and ICES 14</w:t>
            </w:r>
          </w:p>
        </w:tc>
        <w:tc>
          <w:tcPr>
            <w:tcW w:w="1496" w:type="dxa"/>
            <w:shd w:val="clear" w:color="auto" w:fill="auto"/>
            <w:noWrap/>
            <w:vAlign w:val="center"/>
          </w:tcPr>
          <w:p w14:paraId="3933CADA" w14:textId="6150D711"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1973-2021</w:t>
            </w:r>
          </w:p>
        </w:tc>
        <w:tc>
          <w:tcPr>
            <w:tcW w:w="720" w:type="dxa"/>
            <w:vAlign w:val="center"/>
          </w:tcPr>
          <w:p w14:paraId="3368F6C2" w14:textId="51BBA626" w:rsidR="009F7A7E" w:rsidRPr="00CB1F4D" w:rsidRDefault="009764C9" w:rsidP="003A0E93">
            <w:pPr>
              <w:spacing w:after="0" w:line="276" w:lineRule="auto"/>
              <w:jc w:val="center"/>
              <w:rPr>
                <w:rFonts w:ascii="Arial" w:eastAsia="Times New Roman" w:hAnsi="Arial" w:cs="Arial"/>
                <w:color w:val="000000"/>
                <w:kern w:val="0"/>
                <w:sz w:val="18"/>
                <w:szCs w:val="18"/>
                <w14:ligatures w14:val="none"/>
              </w:rPr>
            </w:pPr>
            <w:r w:rsidRPr="009764C9">
              <w:rPr>
                <w:rFonts w:ascii="Arial" w:eastAsia="Times New Roman" w:hAnsi="Arial" w:cs="Arial"/>
                <w:color w:val="000000"/>
                <w:kern w:val="0"/>
                <w:sz w:val="18"/>
                <w:szCs w:val="18"/>
                <w14:ligatures w14:val="none"/>
              </w:rPr>
              <w:t>total</w:t>
            </w:r>
          </w:p>
        </w:tc>
        <w:tc>
          <w:tcPr>
            <w:tcW w:w="3775" w:type="dxa"/>
            <w:vAlign w:val="center"/>
          </w:tcPr>
          <w:p w14:paraId="152D17F5" w14:textId="5CF4B8F8"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RAM</w:t>
            </w:r>
          </w:p>
        </w:tc>
      </w:tr>
      <w:tr w:rsidR="009F7A7E" w:rsidRPr="00CB1F4D" w14:paraId="3A956E81" w14:textId="77777777" w:rsidTr="003A0E93">
        <w:trPr>
          <w:trHeight w:val="300"/>
        </w:trPr>
        <w:tc>
          <w:tcPr>
            <w:tcW w:w="9350" w:type="dxa"/>
            <w:gridSpan w:val="5"/>
            <w:vAlign w:val="center"/>
          </w:tcPr>
          <w:p w14:paraId="6F1D13C1" w14:textId="5CCF4332"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Northeast Atlantic stocks</w:t>
            </w:r>
          </w:p>
        </w:tc>
      </w:tr>
      <w:tr w:rsidR="009F7A7E" w:rsidRPr="00CB1F4D" w14:paraId="41359D05" w14:textId="77777777" w:rsidTr="003A0E93">
        <w:trPr>
          <w:trHeight w:val="300"/>
        </w:trPr>
        <w:tc>
          <w:tcPr>
            <w:tcW w:w="1205" w:type="dxa"/>
            <w:shd w:val="clear" w:color="auto" w:fill="auto"/>
            <w:noWrap/>
            <w:vAlign w:val="center"/>
            <w:hideMark/>
          </w:tcPr>
          <w:p w14:paraId="38D7A853" w14:textId="3CBCE22F"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BA2224</w:t>
            </w:r>
          </w:p>
        </w:tc>
        <w:tc>
          <w:tcPr>
            <w:tcW w:w="2154" w:type="dxa"/>
            <w:shd w:val="clear" w:color="auto" w:fill="auto"/>
            <w:noWrap/>
            <w:vAlign w:val="center"/>
            <w:hideMark/>
          </w:tcPr>
          <w:p w14:paraId="44614255" w14:textId="4B8EE6FF"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Western Baltic</w:t>
            </w:r>
          </w:p>
        </w:tc>
        <w:tc>
          <w:tcPr>
            <w:tcW w:w="1496" w:type="dxa"/>
            <w:shd w:val="clear" w:color="auto" w:fill="auto"/>
            <w:noWrap/>
            <w:vAlign w:val="center"/>
            <w:hideMark/>
          </w:tcPr>
          <w:p w14:paraId="623A89F9"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1985-2021</w:t>
            </w:r>
          </w:p>
        </w:tc>
        <w:tc>
          <w:tcPr>
            <w:tcW w:w="720" w:type="dxa"/>
            <w:vAlign w:val="center"/>
          </w:tcPr>
          <w:p w14:paraId="6BBA33EB" w14:textId="15ACAEC2" w:rsidR="009F7A7E" w:rsidRPr="00CB1F4D" w:rsidRDefault="009764C9" w:rsidP="003A0E93">
            <w:pPr>
              <w:spacing w:after="0" w:line="276" w:lineRule="auto"/>
              <w:jc w:val="center"/>
              <w:rPr>
                <w:rFonts w:ascii="Arial" w:eastAsia="Times New Roman" w:hAnsi="Arial" w:cs="Arial"/>
                <w:color w:val="000000"/>
                <w:kern w:val="0"/>
                <w:sz w:val="18"/>
                <w:szCs w:val="18"/>
                <w14:ligatures w14:val="none"/>
              </w:rPr>
            </w:pPr>
            <w:r w:rsidRPr="009764C9">
              <w:rPr>
                <w:rFonts w:ascii="Arial" w:eastAsia="Times New Roman" w:hAnsi="Arial" w:cs="Arial"/>
                <w:color w:val="000000"/>
                <w:kern w:val="0"/>
                <w:sz w:val="18"/>
                <w:szCs w:val="18"/>
                <w14:ligatures w14:val="none"/>
              </w:rPr>
              <w:t>total</w:t>
            </w:r>
          </w:p>
        </w:tc>
        <w:tc>
          <w:tcPr>
            <w:tcW w:w="3775" w:type="dxa"/>
            <w:vAlign w:val="center"/>
          </w:tcPr>
          <w:p w14:paraId="7F2ECB2E" w14:textId="59C167DB"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RAM</w:t>
            </w:r>
          </w:p>
        </w:tc>
      </w:tr>
      <w:tr w:rsidR="009F7A7E" w:rsidRPr="00CB1F4D" w14:paraId="4CC15EDE" w14:textId="77777777" w:rsidTr="003A0E93">
        <w:trPr>
          <w:trHeight w:val="300"/>
        </w:trPr>
        <w:tc>
          <w:tcPr>
            <w:tcW w:w="1205" w:type="dxa"/>
            <w:shd w:val="clear" w:color="auto" w:fill="auto"/>
            <w:noWrap/>
            <w:vAlign w:val="center"/>
            <w:hideMark/>
          </w:tcPr>
          <w:p w14:paraId="40D5A5A7" w14:textId="178ADD53"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BA2532</w:t>
            </w:r>
          </w:p>
        </w:tc>
        <w:tc>
          <w:tcPr>
            <w:tcW w:w="2154" w:type="dxa"/>
            <w:shd w:val="clear" w:color="auto" w:fill="auto"/>
            <w:noWrap/>
            <w:vAlign w:val="center"/>
            <w:hideMark/>
          </w:tcPr>
          <w:p w14:paraId="5F40D387" w14:textId="4440A585"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Eastern Baltic</w:t>
            </w:r>
          </w:p>
        </w:tc>
        <w:tc>
          <w:tcPr>
            <w:tcW w:w="1496" w:type="dxa"/>
            <w:shd w:val="clear" w:color="auto" w:fill="auto"/>
            <w:noWrap/>
            <w:vAlign w:val="center"/>
            <w:hideMark/>
          </w:tcPr>
          <w:p w14:paraId="54FFD668"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1946-2021</w:t>
            </w:r>
          </w:p>
        </w:tc>
        <w:tc>
          <w:tcPr>
            <w:tcW w:w="720" w:type="dxa"/>
            <w:vAlign w:val="center"/>
          </w:tcPr>
          <w:p w14:paraId="39F269E2" w14:textId="6FF8AD65" w:rsidR="009F7A7E" w:rsidRPr="00CB1F4D" w:rsidRDefault="009764C9" w:rsidP="003A0E93">
            <w:pPr>
              <w:spacing w:after="0" w:line="276" w:lineRule="auto"/>
              <w:jc w:val="center"/>
              <w:rPr>
                <w:rFonts w:ascii="Arial" w:eastAsia="Times New Roman" w:hAnsi="Arial" w:cs="Arial"/>
                <w:color w:val="000000"/>
                <w:kern w:val="0"/>
                <w:sz w:val="18"/>
                <w:szCs w:val="18"/>
                <w14:ligatures w14:val="none"/>
              </w:rPr>
            </w:pPr>
            <w:r w:rsidRPr="009764C9">
              <w:rPr>
                <w:rFonts w:ascii="Arial" w:eastAsia="Times New Roman" w:hAnsi="Arial" w:cs="Arial"/>
                <w:color w:val="000000"/>
                <w:kern w:val="0"/>
                <w:sz w:val="18"/>
                <w:szCs w:val="18"/>
                <w14:ligatures w14:val="none"/>
              </w:rPr>
              <w:t>total</w:t>
            </w:r>
          </w:p>
        </w:tc>
        <w:tc>
          <w:tcPr>
            <w:tcW w:w="3775" w:type="dxa"/>
            <w:vAlign w:val="center"/>
          </w:tcPr>
          <w:p w14:paraId="7551589C" w14:textId="6166A5C5"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RAM</w:t>
            </w:r>
          </w:p>
        </w:tc>
      </w:tr>
      <w:tr w:rsidR="009F7A7E" w:rsidRPr="00CB1F4D" w14:paraId="1C736F47" w14:textId="77777777" w:rsidTr="003A0E93">
        <w:trPr>
          <w:trHeight w:val="300"/>
        </w:trPr>
        <w:tc>
          <w:tcPr>
            <w:tcW w:w="1205" w:type="dxa"/>
            <w:shd w:val="clear" w:color="auto" w:fill="auto"/>
            <w:noWrap/>
            <w:vAlign w:val="center"/>
            <w:hideMark/>
          </w:tcPr>
          <w:p w14:paraId="316150C7" w14:textId="57FCA2D4"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FAPL</w:t>
            </w:r>
          </w:p>
        </w:tc>
        <w:tc>
          <w:tcPr>
            <w:tcW w:w="2154" w:type="dxa"/>
            <w:shd w:val="clear" w:color="auto" w:fill="auto"/>
            <w:noWrap/>
            <w:vAlign w:val="center"/>
            <w:hideMark/>
          </w:tcPr>
          <w:p w14:paraId="7D64ABDE" w14:textId="7F1AB3D5"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Faroe Plateau</w:t>
            </w:r>
          </w:p>
        </w:tc>
        <w:tc>
          <w:tcPr>
            <w:tcW w:w="1496" w:type="dxa"/>
            <w:shd w:val="clear" w:color="auto" w:fill="auto"/>
            <w:noWrap/>
            <w:vAlign w:val="center"/>
            <w:hideMark/>
          </w:tcPr>
          <w:p w14:paraId="1A227217"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1958-2022</w:t>
            </w:r>
          </w:p>
        </w:tc>
        <w:tc>
          <w:tcPr>
            <w:tcW w:w="720" w:type="dxa"/>
            <w:vAlign w:val="center"/>
          </w:tcPr>
          <w:p w14:paraId="358F195B" w14:textId="4B5CD385" w:rsidR="009F7A7E" w:rsidRPr="00CB1F4D" w:rsidRDefault="009764C9" w:rsidP="003A0E93">
            <w:pPr>
              <w:spacing w:after="0" w:line="276" w:lineRule="auto"/>
              <w:jc w:val="center"/>
              <w:rPr>
                <w:rFonts w:ascii="Arial" w:eastAsia="Times New Roman" w:hAnsi="Arial" w:cs="Arial"/>
                <w:color w:val="000000"/>
                <w:kern w:val="0"/>
                <w:sz w:val="18"/>
                <w:szCs w:val="18"/>
                <w14:ligatures w14:val="none"/>
              </w:rPr>
            </w:pPr>
            <w:r w:rsidRPr="009764C9">
              <w:rPr>
                <w:rFonts w:ascii="Arial" w:eastAsia="Times New Roman" w:hAnsi="Arial" w:cs="Arial"/>
                <w:color w:val="000000"/>
                <w:kern w:val="0"/>
                <w:sz w:val="18"/>
                <w:szCs w:val="18"/>
                <w14:ligatures w14:val="none"/>
              </w:rPr>
              <w:t>total</w:t>
            </w:r>
          </w:p>
        </w:tc>
        <w:tc>
          <w:tcPr>
            <w:tcW w:w="3775" w:type="dxa"/>
            <w:vAlign w:val="center"/>
          </w:tcPr>
          <w:p w14:paraId="58785C22" w14:textId="23D4CB7C"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RAM</w:t>
            </w:r>
          </w:p>
        </w:tc>
      </w:tr>
      <w:tr w:rsidR="009F7A7E" w:rsidRPr="00CB1F4D" w14:paraId="498F2E3F" w14:textId="77777777" w:rsidTr="003A0E93">
        <w:trPr>
          <w:trHeight w:val="300"/>
        </w:trPr>
        <w:tc>
          <w:tcPr>
            <w:tcW w:w="1205" w:type="dxa"/>
            <w:shd w:val="clear" w:color="auto" w:fill="auto"/>
            <w:noWrap/>
            <w:vAlign w:val="center"/>
            <w:hideMark/>
          </w:tcPr>
          <w:p w14:paraId="1380B1FD" w14:textId="095A738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ICE</w:t>
            </w:r>
          </w:p>
        </w:tc>
        <w:tc>
          <w:tcPr>
            <w:tcW w:w="2154" w:type="dxa"/>
            <w:shd w:val="clear" w:color="auto" w:fill="auto"/>
            <w:noWrap/>
            <w:vAlign w:val="center"/>
            <w:hideMark/>
          </w:tcPr>
          <w:p w14:paraId="4B38FD6B" w14:textId="3E71EE63"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Iceland Grounds</w:t>
            </w:r>
          </w:p>
        </w:tc>
        <w:tc>
          <w:tcPr>
            <w:tcW w:w="1496" w:type="dxa"/>
            <w:shd w:val="clear" w:color="auto" w:fill="auto"/>
            <w:noWrap/>
            <w:vAlign w:val="center"/>
            <w:hideMark/>
          </w:tcPr>
          <w:p w14:paraId="645EC8C9"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1955-2023</w:t>
            </w:r>
          </w:p>
        </w:tc>
        <w:tc>
          <w:tcPr>
            <w:tcW w:w="720" w:type="dxa"/>
            <w:vAlign w:val="center"/>
          </w:tcPr>
          <w:p w14:paraId="3C1FD510" w14:textId="08CDB051" w:rsidR="009F7A7E" w:rsidRPr="00CB1F4D" w:rsidRDefault="009764C9" w:rsidP="003A0E93">
            <w:pPr>
              <w:spacing w:after="0" w:line="276" w:lineRule="auto"/>
              <w:jc w:val="center"/>
              <w:rPr>
                <w:rFonts w:ascii="Arial" w:eastAsia="Times New Roman" w:hAnsi="Arial" w:cs="Arial"/>
                <w:color w:val="000000"/>
                <w:kern w:val="0"/>
                <w:sz w:val="18"/>
                <w:szCs w:val="18"/>
                <w14:ligatures w14:val="none"/>
              </w:rPr>
            </w:pPr>
            <w:r w:rsidRPr="009764C9">
              <w:rPr>
                <w:rFonts w:ascii="Arial" w:eastAsia="Times New Roman" w:hAnsi="Arial" w:cs="Arial"/>
                <w:color w:val="000000"/>
                <w:kern w:val="0"/>
                <w:sz w:val="18"/>
                <w:szCs w:val="18"/>
                <w14:ligatures w14:val="none"/>
              </w:rPr>
              <w:t>total</w:t>
            </w:r>
          </w:p>
        </w:tc>
        <w:tc>
          <w:tcPr>
            <w:tcW w:w="3775" w:type="dxa"/>
            <w:vAlign w:val="center"/>
          </w:tcPr>
          <w:p w14:paraId="5EB7BB09" w14:textId="4DCC9292"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RAM</w:t>
            </w:r>
          </w:p>
        </w:tc>
      </w:tr>
      <w:tr w:rsidR="009F7A7E" w:rsidRPr="00CB1F4D" w14:paraId="1231B601" w14:textId="77777777" w:rsidTr="003A0E93">
        <w:trPr>
          <w:trHeight w:val="300"/>
        </w:trPr>
        <w:tc>
          <w:tcPr>
            <w:tcW w:w="1205" w:type="dxa"/>
            <w:shd w:val="clear" w:color="auto" w:fill="auto"/>
            <w:noWrap/>
            <w:vAlign w:val="center"/>
            <w:hideMark/>
          </w:tcPr>
          <w:p w14:paraId="14EE08E5" w14:textId="481870C4"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proofErr w:type="spellStart"/>
            <w:r w:rsidRPr="00CB1F4D">
              <w:rPr>
                <w:rFonts w:ascii="Arial" w:eastAsia="Times New Roman" w:hAnsi="Arial" w:cs="Arial"/>
                <w:color w:val="000000"/>
                <w:kern w:val="0"/>
                <w:sz w:val="18"/>
                <w:szCs w:val="18"/>
                <w14:ligatures w14:val="none"/>
              </w:rPr>
              <w:t>IIIaW</w:t>
            </w:r>
            <w:proofErr w:type="spellEnd"/>
            <w:r w:rsidRPr="00CB1F4D">
              <w:rPr>
                <w:rFonts w:ascii="Arial" w:eastAsia="Times New Roman" w:hAnsi="Arial" w:cs="Arial"/>
                <w:color w:val="000000"/>
                <w:kern w:val="0"/>
                <w:sz w:val="18"/>
                <w:szCs w:val="18"/>
                <w14:ligatures w14:val="none"/>
              </w:rPr>
              <w:t>-IV-VIId</w:t>
            </w:r>
          </w:p>
        </w:tc>
        <w:tc>
          <w:tcPr>
            <w:tcW w:w="2154" w:type="dxa"/>
            <w:shd w:val="clear" w:color="auto" w:fill="auto"/>
            <w:noWrap/>
            <w:vAlign w:val="center"/>
            <w:hideMark/>
          </w:tcPr>
          <w:p w14:paraId="0AD80326" w14:textId="33D3171E"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ICES 3a(west)-4-7d</w:t>
            </w:r>
          </w:p>
        </w:tc>
        <w:tc>
          <w:tcPr>
            <w:tcW w:w="1496" w:type="dxa"/>
            <w:shd w:val="clear" w:color="auto" w:fill="auto"/>
            <w:noWrap/>
            <w:vAlign w:val="center"/>
            <w:hideMark/>
          </w:tcPr>
          <w:p w14:paraId="1BFD86FF"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1962-2022</w:t>
            </w:r>
          </w:p>
        </w:tc>
        <w:tc>
          <w:tcPr>
            <w:tcW w:w="720" w:type="dxa"/>
            <w:vAlign w:val="center"/>
          </w:tcPr>
          <w:p w14:paraId="536896EB" w14:textId="3B671B1D" w:rsidR="009F7A7E" w:rsidRPr="00CB1F4D" w:rsidRDefault="009764C9" w:rsidP="003A0E93">
            <w:pPr>
              <w:spacing w:after="0" w:line="276" w:lineRule="auto"/>
              <w:jc w:val="center"/>
              <w:rPr>
                <w:rFonts w:ascii="Arial" w:eastAsia="Times New Roman" w:hAnsi="Arial" w:cs="Arial"/>
                <w:color w:val="000000"/>
                <w:kern w:val="0"/>
                <w:sz w:val="18"/>
                <w:szCs w:val="18"/>
                <w14:ligatures w14:val="none"/>
              </w:rPr>
            </w:pPr>
            <w:r w:rsidRPr="009764C9">
              <w:rPr>
                <w:rFonts w:ascii="Arial" w:eastAsia="Times New Roman" w:hAnsi="Arial" w:cs="Arial"/>
                <w:color w:val="000000"/>
                <w:kern w:val="0"/>
                <w:sz w:val="18"/>
                <w:szCs w:val="18"/>
                <w14:ligatures w14:val="none"/>
              </w:rPr>
              <w:t>total</w:t>
            </w:r>
          </w:p>
        </w:tc>
        <w:tc>
          <w:tcPr>
            <w:tcW w:w="3775" w:type="dxa"/>
            <w:vAlign w:val="center"/>
          </w:tcPr>
          <w:p w14:paraId="2FA96FC5" w14:textId="2C3DA17A"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RAM</w:t>
            </w:r>
          </w:p>
        </w:tc>
      </w:tr>
      <w:tr w:rsidR="009F7A7E" w:rsidRPr="00CB1F4D" w14:paraId="778DFBF6" w14:textId="77777777" w:rsidTr="003A0E93">
        <w:trPr>
          <w:trHeight w:val="300"/>
        </w:trPr>
        <w:tc>
          <w:tcPr>
            <w:tcW w:w="1205" w:type="dxa"/>
            <w:shd w:val="clear" w:color="auto" w:fill="auto"/>
            <w:noWrap/>
            <w:vAlign w:val="center"/>
            <w:hideMark/>
          </w:tcPr>
          <w:p w14:paraId="18200B40" w14:textId="7297E34F"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IS</w:t>
            </w:r>
          </w:p>
        </w:tc>
        <w:tc>
          <w:tcPr>
            <w:tcW w:w="2154" w:type="dxa"/>
            <w:shd w:val="clear" w:color="auto" w:fill="auto"/>
            <w:noWrap/>
            <w:vAlign w:val="center"/>
            <w:hideMark/>
          </w:tcPr>
          <w:p w14:paraId="205C4349" w14:textId="442ABADB"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Irish Sea</w:t>
            </w:r>
          </w:p>
        </w:tc>
        <w:tc>
          <w:tcPr>
            <w:tcW w:w="1496" w:type="dxa"/>
            <w:shd w:val="clear" w:color="auto" w:fill="auto"/>
            <w:noWrap/>
            <w:vAlign w:val="center"/>
            <w:hideMark/>
          </w:tcPr>
          <w:p w14:paraId="0E8E015E"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1968-2023</w:t>
            </w:r>
          </w:p>
        </w:tc>
        <w:tc>
          <w:tcPr>
            <w:tcW w:w="720" w:type="dxa"/>
            <w:vAlign w:val="center"/>
          </w:tcPr>
          <w:p w14:paraId="3AD04918" w14:textId="1A171688" w:rsidR="009F7A7E" w:rsidRPr="00CB1F4D" w:rsidRDefault="009764C9" w:rsidP="003A0E93">
            <w:pPr>
              <w:spacing w:after="0" w:line="276" w:lineRule="auto"/>
              <w:jc w:val="center"/>
              <w:rPr>
                <w:rFonts w:ascii="Arial" w:eastAsia="Times New Roman" w:hAnsi="Arial" w:cs="Arial"/>
                <w:color w:val="000000"/>
                <w:kern w:val="0"/>
                <w:sz w:val="18"/>
                <w:szCs w:val="18"/>
                <w14:ligatures w14:val="none"/>
              </w:rPr>
            </w:pPr>
            <w:r w:rsidRPr="009764C9">
              <w:rPr>
                <w:rFonts w:ascii="Arial" w:eastAsia="Times New Roman" w:hAnsi="Arial" w:cs="Arial"/>
                <w:color w:val="000000"/>
                <w:kern w:val="0"/>
                <w:sz w:val="18"/>
                <w:szCs w:val="18"/>
                <w14:ligatures w14:val="none"/>
              </w:rPr>
              <w:t>total</w:t>
            </w:r>
          </w:p>
        </w:tc>
        <w:tc>
          <w:tcPr>
            <w:tcW w:w="3775" w:type="dxa"/>
            <w:vAlign w:val="center"/>
          </w:tcPr>
          <w:p w14:paraId="723F0ACB" w14:textId="6E7287CA"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RAM</w:t>
            </w:r>
          </w:p>
        </w:tc>
      </w:tr>
      <w:tr w:rsidR="009F7A7E" w:rsidRPr="00CB1F4D" w14:paraId="12D9CA2F" w14:textId="77777777" w:rsidTr="003A0E93">
        <w:trPr>
          <w:trHeight w:val="300"/>
        </w:trPr>
        <w:tc>
          <w:tcPr>
            <w:tcW w:w="1205" w:type="dxa"/>
            <w:shd w:val="clear" w:color="auto" w:fill="auto"/>
            <w:noWrap/>
            <w:vAlign w:val="center"/>
            <w:hideMark/>
          </w:tcPr>
          <w:p w14:paraId="1D081411" w14:textId="3E1AAB75"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NEAR</w:t>
            </w:r>
          </w:p>
        </w:tc>
        <w:tc>
          <w:tcPr>
            <w:tcW w:w="2154" w:type="dxa"/>
            <w:shd w:val="clear" w:color="auto" w:fill="auto"/>
            <w:noWrap/>
            <w:vAlign w:val="center"/>
            <w:hideMark/>
          </w:tcPr>
          <w:p w14:paraId="59F681DA" w14:textId="364F3F0C"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North-East Arctic</w:t>
            </w:r>
          </w:p>
        </w:tc>
        <w:tc>
          <w:tcPr>
            <w:tcW w:w="1496" w:type="dxa"/>
            <w:shd w:val="clear" w:color="auto" w:fill="auto"/>
            <w:noWrap/>
            <w:vAlign w:val="center"/>
            <w:hideMark/>
          </w:tcPr>
          <w:p w14:paraId="60E07271"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1943-2021</w:t>
            </w:r>
          </w:p>
        </w:tc>
        <w:tc>
          <w:tcPr>
            <w:tcW w:w="720" w:type="dxa"/>
            <w:vAlign w:val="center"/>
          </w:tcPr>
          <w:p w14:paraId="494E1374" w14:textId="1B6D50AD" w:rsidR="009F7A7E" w:rsidRPr="00CB1F4D" w:rsidRDefault="009764C9" w:rsidP="003A0E93">
            <w:pPr>
              <w:spacing w:after="0" w:line="276" w:lineRule="auto"/>
              <w:jc w:val="center"/>
              <w:rPr>
                <w:rFonts w:ascii="Arial" w:eastAsia="Times New Roman" w:hAnsi="Arial" w:cs="Arial"/>
                <w:color w:val="000000"/>
                <w:kern w:val="0"/>
                <w:sz w:val="18"/>
                <w:szCs w:val="18"/>
                <w14:ligatures w14:val="none"/>
              </w:rPr>
            </w:pPr>
            <w:r w:rsidRPr="009764C9">
              <w:rPr>
                <w:rFonts w:ascii="Arial" w:eastAsia="Times New Roman" w:hAnsi="Arial" w:cs="Arial"/>
                <w:color w:val="000000"/>
                <w:kern w:val="0"/>
                <w:sz w:val="18"/>
                <w:szCs w:val="18"/>
                <w14:ligatures w14:val="none"/>
              </w:rPr>
              <w:t>total</w:t>
            </w:r>
          </w:p>
        </w:tc>
        <w:tc>
          <w:tcPr>
            <w:tcW w:w="3775" w:type="dxa"/>
            <w:vAlign w:val="center"/>
          </w:tcPr>
          <w:p w14:paraId="3655C0FF" w14:textId="6390E92B"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RAM</w:t>
            </w:r>
          </w:p>
        </w:tc>
      </w:tr>
      <w:tr w:rsidR="009F7A7E" w:rsidRPr="00CB1F4D" w14:paraId="210E7730" w14:textId="77777777" w:rsidTr="003A0E93">
        <w:trPr>
          <w:trHeight w:val="300"/>
        </w:trPr>
        <w:tc>
          <w:tcPr>
            <w:tcW w:w="1205" w:type="dxa"/>
            <w:shd w:val="clear" w:color="auto" w:fill="auto"/>
            <w:noWrap/>
            <w:vAlign w:val="center"/>
            <w:hideMark/>
          </w:tcPr>
          <w:p w14:paraId="482E34DB" w14:textId="7758ACA4"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proofErr w:type="spellStart"/>
            <w:r w:rsidRPr="00CB1F4D">
              <w:rPr>
                <w:rFonts w:ascii="Arial" w:eastAsia="Times New Roman" w:hAnsi="Arial" w:cs="Arial"/>
                <w:color w:val="000000"/>
                <w:kern w:val="0"/>
                <w:sz w:val="18"/>
                <w:szCs w:val="18"/>
                <w14:ligatures w14:val="none"/>
              </w:rPr>
              <w:t>VIa</w:t>
            </w:r>
            <w:proofErr w:type="spellEnd"/>
          </w:p>
        </w:tc>
        <w:tc>
          <w:tcPr>
            <w:tcW w:w="2154" w:type="dxa"/>
            <w:shd w:val="clear" w:color="auto" w:fill="auto"/>
            <w:noWrap/>
            <w:vAlign w:val="center"/>
            <w:hideMark/>
          </w:tcPr>
          <w:p w14:paraId="2FAE8FD9" w14:textId="193280E2"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West of Scotland</w:t>
            </w:r>
          </w:p>
        </w:tc>
        <w:tc>
          <w:tcPr>
            <w:tcW w:w="1496" w:type="dxa"/>
            <w:shd w:val="clear" w:color="auto" w:fill="auto"/>
            <w:noWrap/>
            <w:vAlign w:val="center"/>
            <w:hideMark/>
          </w:tcPr>
          <w:p w14:paraId="56D14CF3"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1980-2022</w:t>
            </w:r>
          </w:p>
        </w:tc>
        <w:tc>
          <w:tcPr>
            <w:tcW w:w="720" w:type="dxa"/>
            <w:vAlign w:val="center"/>
          </w:tcPr>
          <w:p w14:paraId="4F0AA276" w14:textId="3A06F2A5" w:rsidR="009F7A7E" w:rsidRPr="00CB1F4D" w:rsidRDefault="009764C9" w:rsidP="003A0E93">
            <w:pPr>
              <w:spacing w:after="0" w:line="276" w:lineRule="auto"/>
              <w:jc w:val="center"/>
              <w:rPr>
                <w:rFonts w:ascii="Arial" w:eastAsia="Times New Roman" w:hAnsi="Arial" w:cs="Arial"/>
                <w:color w:val="000000"/>
                <w:kern w:val="0"/>
                <w:sz w:val="18"/>
                <w:szCs w:val="18"/>
                <w14:ligatures w14:val="none"/>
              </w:rPr>
            </w:pPr>
            <w:r w:rsidRPr="009764C9">
              <w:rPr>
                <w:rFonts w:ascii="Arial" w:eastAsia="Times New Roman" w:hAnsi="Arial" w:cs="Arial"/>
                <w:color w:val="000000"/>
                <w:kern w:val="0"/>
                <w:sz w:val="18"/>
                <w:szCs w:val="18"/>
                <w14:ligatures w14:val="none"/>
              </w:rPr>
              <w:t>total</w:t>
            </w:r>
          </w:p>
        </w:tc>
        <w:tc>
          <w:tcPr>
            <w:tcW w:w="3775" w:type="dxa"/>
            <w:vAlign w:val="center"/>
          </w:tcPr>
          <w:p w14:paraId="317999CF" w14:textId="534D1425"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RAM</w:t>
            </w:r>
          </w:p>
        </w:tc>
      </w:tr>
      <w:tr w:rsidR="009F7A7E" w:rsidRPr="00CB1F4D" w14:paraId="1720E3A8" w14:textId="77777777" w:rsidTr="003A0E93">
        <w:trPr>
          <w:trHeight w:val="300"/>
        </w:trPr>
        <w:tc>
          <w:tcPr>
            <w:tcW w:w="1205" w:type="dxa"/>
            <w:shd w:val="clear" w:color="auto" w:fill="auto"/>
            <w:noWrap/>
            <w:vAlign w:val="center"/>
            <w:hideMark/>
          </w:tcPr>
          <w:p w14:paraId="42FF2FE0" w14:textId="5E511E0D"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proofErr w:type="spellStart"/>
            <w:r w:rsidRPr="00CB1F4D">
              <w:rPr>
                <w:rFonts w:ascii="Arial" w:eastAsia="Times New Roman" w:hAnsi="Arial" w:cs="Arial"/>
                <w:color w:val="000000"/>
                <w:kern w:val="0"/>
                <w:sz w:val="18"/>
                <w:szCs w:val="18"/>
                <w14:ligatures w14:val="none"/>
              </w:rPr>
              <w:t>VIIek</w:t>
            </w:r>
            <w:proofErr w:type="spellEnd"/>
          </w:p>
        </w:tc>
        <w:tc>
          <w:tcPr>
            <w:tcW w:w="2154" w:type="dxa"/>
            <w:shd w:val="clear" w:color="auto" w:fill="auto"/>
            <w:noWrap/>
            <w:vAlign w:val="center"/>
            <w:hideMark/>
          </w:tcPr>
          <w:p w14:paraId="52DC6A22" w14:textId="4187298E"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Celtic Sea</w:t>
            </w:r>
          </w:p>
        </w:tc>
        <w:tc>
          <w:tcPr>
            <w:tcW w:w="1496" w:type="dxa"/>
            <w:shd w:val="clear" w:color="auto" w:fill="auto"/>
            <w:noWrap/>
            <w:vAlign w:val="center"/>
            <w:hideMark/>
          </w:tcPr>
          <w:p w14:paraId="6CE0784F" w14:textId="77777777"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1980-2021</w:t>
            </w:r>
          </w:p>
        </w:tc>
        <w:tc>
          <w:tcPr>
            <w:tcW w:w="720" w:type="dxa"/>
            <w:vAlign w:val="center"/>
          </w:tcPr>
          <w:p w14:paraId="45DDFA5B" w14:textId="4B829248" w:rsidR="009F7A7E" w:rsidRPr="00CB1F4D" w:rsidRDefault="009764C9" w:rsidP="003A0E93">
            <w:pPr>
              <w:spacing w:after="0" w:line="276" w:lineRule="auto"/>
              <w:jc w:val="center"/>
              <w:rPr>
                <w:rFonts w:ascii="Arial" w:eastAsia="Times New Roman" w:hAnsi="Arial" w:cs="Arial"/>
                <w:color w:val="000000"/>
                <w:kern w:val="0"/>
                <w:sz w:val="18"/>
                <w:szCs w:val="18"/>
                <w14:ligatures w14:val="none"/>
              </w:rPr>
            </w:pPr>
            <w:r w:rsidRPr="009764C9">
              <w:rPr>
                <w:rFonts w:ascii="Arial" w:eastAsia="Times New Roman" w:hAnsi="Arial" w:cs="Arial"/>
                <w:color w:val="000000"/>
                <w:kern w:val="0"/>
                <w:sz w:val="18"/>
                <w:szCs w:val="18"/>
                <w14:ligatures w14:val="none"/>
              </w:rPr>
              <w:t>total</w:t>
            </w:r>
          </w:p>
        </w:tc>
        <w:tc>
          <w:tcPr>
            <w:tcW w:w="3775" w:type="dxa"/>
            <w:vAlign w:val="center"/>
          </w:tcPr>
          <w:p w14:paraId="5E87B468" w14:textId="66076C98" w:rsidR="009F7A7E" w:rsidRPr="00CB1F4D" w:rsidRDefault="009F7A7E" w:rsidP="003A0E93">
            <w:pPr>
              <w:spacing w:after="0" w:line="276"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RAM</w:t>
            </w:r>
          </w:p>
        </w:tc>
      </w:tr>
    </w:tbl>
    <w:p w14:paraId="63CA70C2" w14:textId="77777777" w:rsidR="00AA0B61" w:rsidRPr="00CB1F4D" w:rsidRDefault="00AA0B61" w:rsidP="009C390B">
      <w:pPr>
        <w:spacing w:line="276" w:lineRule="auto"/>
        <w:rPr>
          <w:rFonts w:ascii="Arial" w:hAnsi="Arial" w:cs="Arial"/>
        </w:rPr>
      </w:pPr>
    </w:p>
    <w:p w14:paraId="2ED04B10" w14:textId="77777777" w:rsidR="009B7D76" w:rsidRPr="00CB1F4D" w:rsidRDefault="0098011D" w:rsidP="009C390B">
      <w:pPr>
        <w:keepNext/>
        <w:spacing w:line="276" w:lineRule="auto"/>
        <w:jc w:val="center"/>
        <w:rPr>
          <w:rFonts w:ascii="Arial" w:hAnsi="Arial" w:cs="Arial"/>
        </w:rPr>
      </w:pPr>
      <w:r w:rsidRPr="00CB1F4D">
        <w:rPr>
          <w:rFonts w:ascii="Arial" w:hAnsi="Arial" w:cs="Arial"/>
          <w:noProof/>
        </w:rPr>
        <w:lastRenderedPageBreak/>
        <w:drawing>
          <wp:inline distT="0" distB="0" distL="0" distR="0" wp14:anchorId="77851526" wp14:editId="10C390C5">
            <wp:extent cx="3657600" cy="3657600"/>
            <wp:effectExtent l="0" t="0" r="0" b="0"/>
            <wp:docPr id="214708206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82064" name="Picture 3" descr="A diagram of a grap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14:paraId="07DC5E10" w14:textId="515A17B7" w:rsidR="00932197" w:rsidRPr="00C50172" w:rsidRDefault="009B7D76" w:rsidP="009C390B">
      <w:pPr>
        <w:pStyle w:val="Caption"/>
        <w:spacing w:line="276" w:lineRule="auto"/>
        <w:rPr>
          <w:rFonts w:ascii="Arial" w:hAnsi="Arial" w:cs="Arial"/>
          <w:i w:val="0"/>
          <w:iCs w:val="0"/>
          <w:color w:val="auto"/>
          <w:sz w:val="20"/>
          <w:szCs w:val="20"/>
          <w:lang w:val="en-CA"/>
        </w:rPr>
      </w:pPr>
      <w:r w:rsidRPr="00C50172">
        <w:rPr>
          <w:rFonts w:ascii="Arial" w:hAnsi="Arial" w:cs="Arial"/>
          <w:i w:val="0"/>
          <w:iCs w:val="0"/>
          <w:color w:val="auto"/>
          <w:sz w:val="20"/>
          <w:szCs w:val="20"/>
        </w:rPr>
        <w:t xml:space="preserve">Figure </w:t>
      </w:r>
      <w:r w:rsidRPr="00C50172">
        <w:rPr>
          <w:rFonts w:ascii="Arial" w:hAnsi="Arial" w:cs="Arial"/>
          <w:i w:val="0"/>
          <w:iCs w:val="0"/>
          <w:color w:val="auto"/>
          <w:sz w:val="20"/>
          <w:szCs w:val="20"/>
        </w:rPr>
        <w:fldChar w:fldCharType="begin"/>
      </w:r>
      <w:r w:rsidRPr="00C50172">
        <w:rPr>
          <w:rFonts w:ascii="Arial" w:hAnsi="Arial" w:cs="Arial"/>
          <w:i w:val="0"/>
          <w:iCs w:val="0"/>
          <w:color w:val="auto"/>
          <w:sz w:val="20"/>
          <w:szCs w:val="20"/>
        </w:rPr>
        <w:instrText xml:space="preserve"> SEQ Figure \* ARABIC </w:instrText>
      </w:r>
      <w:r w:rsidRPr="00C50172">
        <w:rPr>
          <w:rFonts w:ascii="Arial" w:hAnsi="Arial" w:cs="Arial"/>
          <w:i w:val="0"/>
          <w:iCs w:val="0"/>
          <w:color w:val="auto"/>
          <w:sz w:val="20"/>
          <w:szCs w:val="20"/>
        </w:rPr>
        <w:fldChar w:fldCharType="separate"/>
      </w:r>
      <w:r w:rsidR="00A40E25">
        <w:rPr>
          <w:rFonts w:ascii="Arial" w:hAnsi="Arial" w:cs="Arial"/>
          <w:i w:val="0"/>
          <w:iCs w:val="0"/>
          <w:noProof/>
          <w:color w:val="auto"/>
          <w:sz w:val="20"/>
          <w:szCs w:val="20"/>
        </w:rPr>
        <w:t>1</w:t>
      </w:r>
      <w:r w:rsidRPr="00C50172">
        <w:rPr>
          <w:rFonts w:ascii="Arial" w:hAnsi="Arial" w:cs="Arial"/>
          <w:i w:val="0"/>
          <w:iCs w:val="0"/>
          <w:noProof/>
          <w:color w:val="auto"/>
          <w:sz w:val="20"/>
          <w:szCs w:val="20"/>
        </w:rPr>
        <w:fldChar w:fldCharType="end"/>
      </w:r>
      <w:r w:rsidRPr="00C50172">
        <w:rPr>
          <w:rFonts w:ascii="Arial" w:hAnsi="Arial" w:cs="Arial"/>
          <w:i w:val="0"/>
          <w:iCs w:val="0"/>
          <w:color w:val="auto"/>
          <w:sz w:val="20"/>
          <w:szCs w:val="20"/>
        </w:rPr>
        <w:t xml:space="preserve"> : Conceptual representation of estimated quantities for stocks analyses. Biomass (x</w:t>
      </w:r>
      <w:ins w:id="16" w:author="Barrett, Tim (DFO/MPO)" w:date="2026-05-12T11:06:00Z" w16du:dateUtc="2026-05-12T14:06:00Z">
        <w:r w:rsidR="00787D8D" w:rsidRPr="00C50172">
          <w:rPr>
            <w:rFonts w:ascii="Arial" w:hAnsi="Arial" w:cs="Arial"/>
            <w:i w:val="0"/>
            <w:iCs w:val="0"/>
            <w:color w:val="auto"/>
            <w:sz w:val="20"/>
            <w:szCs w:val="20"/>
          </w:rPr>
          <w:t>-</w:t>
        </w:r>
      </w:ins>
      <w:del w:id="17" w:author="Barrett, Tim (DFO/MPO)" w:date="2026-05-12T11:06:00Z" w16du:dateUtc="2026-05-12T14:06:00Z">
        <w:r w:rsidRPr="00C50172" w:rsidDel="00787D8D">
          <w:rPr>
            <w:rFonts w:ascii="Arial" w:hAnsi="Arial" w:cs="Arial"/>
            <w:i w:val="0"/>
            <w:iCs w:val="0"/>
            <w:color w:val="auto"/>
            <w:sz w:val="20"/>
            <w:szCs w:val="20"/>
          </w:rPr>
          <w:delText xml:space="preserve"> </w:delText>
        </w:r>
      </w:del>
      <w:r w:rsidRPr="00C50172">
        <w:rPr>
          <w:rFonts w:ascii="Arial" w:hAnsi="Arial" w:cs="Arial"/>
          <w:i w:val="0"/>
          <w:iCs w:val="0"/>
          <w:color w:val="auto"/>
          <w:sz w:val="20"/>
          <w:szCs w:val="20"/>
        </w:rPr>
        <w:t>axis) is the stock biomass for all years, production rate (y</w:t>
      </w:r>
      <w:ins w:id="18" w:author="Barrett, Tim (DFO/MPO)" w:date="2026-05-12T11:06:00Z" w16du:dateUtc="2026-05-12T14:06:00Z">
        <w:r w:rsidR="00787D8D" w:rsidRPr="00C50172">
          <w:rPr>
            <w:rFonts w:ascii="Arial" w:hAnsi="Arial" w:cs="Arial"/>
            <w:i w:val="0"/>
            <w:iCs w:val="0"/>
            <w:color w:val="auto"/>
            <w:sz w:val="20"/>
            <w:szCs w:val="20"/>
          </w:rPr>
          <w:t>-</w:t>
        </w:r>
      </w:ins>
      <w:del w:id="19" w:author="Barrett, Tim (DFO/MPO)" w:date="2026-05-12T11:06:00Z" w16du:dateUtc="2026-05-12T14:06:00Z">
        <w:r w:rsidRPr="00C50172" w:rsidDel="00787D8D">
          <w:rPr>
            <w:rFonts w:ascii="Arial" w:hAnsi="Arial" w:cs="Arial"/>
            <w:i w:val="0"/>
            <w:iCs w:val="0"/>
            <w:color w:val="auto"/>
            <w:sz w:val="20"/>
            <w:szCs w:val="20"/>
          </w:rPr>
          <w:delText xml:space="preserve"> </w:delText>
        </w:r>
      </w:del>
      <w:r w:rsidRPr="00C50172">
        <w:rPr>
          <w:rFonts w:ascii="Arial" w:hAnsi="Arial" w:cs="Arial"/>
          <w:i w:val="0"/>
          <w:iCs w:val="0"/>
          <w:color w:val="auto"/>
          <w:sz w:val="20"/>
          <w:szCs w:val="20"/>
        </w:rPr>
        <w:t xml:space="preserve">axis) is the </w:t>
      </w:r>
      <w:r w:rsidR="00787D8D" w:rsidRPr="00C50172">
        <w:rPr>
          <w:rFonts w:ascii="Arial" w:hAnsi="Arial" w:cs="Arial"/>
          <w:i w:val="0"/>
          <w:iCs w:val="0"/>
          <w:color w:val="auto"/>
          <w:sz w:val="20"/>
          <w:szCs w:val="20"/>
        </w:rPr>
        <w:t>relative</w:t>
      </w:r>
      <w:r w:rsidRPr="00C50172">
        <w:rPr>
          <w:rFonts w:ascii="Arial" w:hAnsi="Arial" w:cs="Arial"/>
          <w:i w:val="0"/>
          <w:iCs w:val="0"/>
          <w:color w:val="auto"/>
          <w:sz w:val="20"/>
          <w:szCs w:val="20"/>
        </w:rPr>
        <w:t xml:space="preserve"> surplus production for all years, </w:t>
      </w:r>
      <w:r w:rsidRPr="00C50172">
        <w:rPr>
          <w:rFonts w:ascii="Arial" w:hAnsi="Arial" w:cs="Arial"/>
          <w:i w:val="0"/>
          <w:iCs w:val="0"/>
          <w:color w:val="auto"/>
          <w:sz w:val="20"/>
          <w:szCs w:val="20"/>
          <w:lang w:val="en-CA"/>
        </w:rPr>
        <w:t xml:space="preserve">Ψ is the estimated breakpoint in the relationship between production rate and biomass, the red solid line is a linear regression line in the compensation zone (biomass &gt; Ψ), the blue solid line is a linear regression line in the depensation zone (biomass &lt; Ψ), the red dashed line is the expected compensatory production rates at biomass &lt; Ψ, </w:t>
      </w:r>
      <w:proofErr w:type="spellStart"/>
      <w:r w:rsidRPr="00C50172">
        <w:rPr>
          <w:rFonts w:ascii="Arial" w:hAnsi="Arial" w:cs="Arial"/>
          <w:i w:val="0"/>
          <w:iCs w:val="0"/>
          <w:color w:val="auto"/>
          <w:sz w:val="20"/>
          <w:szCs w:val="20"/>
          <w:lang w:val="en-CA"/>
        </w:rPr>
        <w:t>pr</w:t>
      </w:r>
      <w:r w:rsidRPr="00C50172">
        <w:rPr>
          <w:rFonts w:ascii="Arial" w:hAnsi="Arial" w:cs="Arial"/>
          <w:i w:val="0"/>
          <w:iCs w:val="0"/>
          <w:color w:val="auto"/>
          <w:sz w:val="20"/>
          <w:szCs w:val="20"/>
          <w:vertAlign w:val="subscript"/>
          <w:lang w:val="en-CA"/>
        </w:rPr>
        <w:t>c</w:t>
      </w:r>
      <w:proofErr w:type="spellEnd"/>
      <w:r w:rsidRPr="00C50172">
        <w:rPr>
          <w:rFonts w:ascii="Arial" w:hAnsi="Arial" w:cs="Arial"/>
          <w:i w:val="0"/>
          <w:iCs w:val="0"/>
          <w:color w:val="auto"/>
          <w:sz w:val="20"/>
          <w:szCs w:val="20"/>
          <w:lang w:val="en-CA"/>
        </w:rPr>
        <w:t xml:space="preserve"> is the expected compensatory production rate at minimum biomass, </w:t>
      </w:r>
      <w:proofErr w:type="spellStart"/>
      <w:r w:rsidRPr="00C50172">
        <w:rPr>
          <w:rFonts w:ascii="Arial" w:hAnsi="Arial" w:cs="Arial"/>
          <w:i w:val="0"/>
          <w:iCs w:val="0"/>
          <w:color w:val="auto"/>
          <w:sz w:val="20"/>
          <w:szCs w:val="20"/>
          <w:lang w:val="en-CA"/>
        </w:rPr>
        <w:t>pr</w:t>
      </w:r>
      <w:r w:rsidRPr="00C50172">
        <w:rPr>
          <w:rFonts w:ascii="Arial" w:hAnsi="Arial" w:cs="Arial"/>
          <w:i w:val="0"/>
          <w:iCs w:val="0"/>
          <w:color w:val="auto"/>
          <w:sz w:val="20"/>
          <w:szCs w:val="20"/>
          <w:vertAlign w:val="subscript"/>
          <w:lang w:val="en-CA"/>
        </w:rPr>
        <w:t>d</w:t>
      </w:r>
      <w:proofErr w:type="spellEnd"/>
      <w:r w:rsidRPr="00C50172">
        <w:rPr>
          <w:rFonts w:ascii="Arial" w:hAnsi="Arial" w:cs="Arial"/>
          <w:i w:val="0"/>
          <w:iCs w:val="0"/>
          <w:color w:val="auto"/>
          <w:sz w:val="20"/>
          <w:szCs w:val="20"/>
          <w:lang w:val="en-CA"/>
        </w:rPr>
        <w:t xml:space="preserve"> is the production rate at minimum biomass in the depensation zone, the black vertical double arrow illustrates the distance between </w:t>
      </w:r>
      <w:proofErr w:type="spellStart"/>
      <w:r w:rsidRPr="00C50172">
        <w:rPr>
          <w:rFonts w:ascii="Arial" w:hAnsi="Arial" w:cs="Arial"/>
          <w:i w:val="0"/>
          <w:iCs w:val="0"/>
          <w:color w:val="auto"/>
          <w:sz w:val="20"/>
          <w:szCs w:val="20"/>
          <w:lang w:val="en-CA"/>
        </w:rPr>
        <w:t>pr</w:t>
      </w:r>
      <w:r w:rsidRPr="00C50172">
        <w:rPr>
          <w:rFonts w:ascii="Arial" w:hAnsi="Arial" w:cs="Arial"/>
          <w:i w:val="0"/>
          <w:iCs w:val="0"/>
          <w:color w:val="auto"/>
          <w:sz w:val="20"/>
          <w:szCs w:val="20"/>
          <w:vertAlign w:val="subscript"/>
          <w:lang w:val="en-CA"/>
        </w:rPr>
        <w:t>c</w:t>
      </w:r>
      <w:proofErr w:type="spellEnd"/>
      <w:r w:rsidRPr="00C50172">
        <w:rPr>
          <w:rFonts w:ascii="Arial" w:hAnsi="Arial" w:cs="Arial"/>
          <w:i w:val="0"/>
          <w:iCs w:val="0"/>
          <w:color w:val="auto"/>
          <w:sz w:val="20"/>
          <w:szCs w:val="20"/>
          <w:lang w:val="en-CA"/>
        </w:rPr>
        <w:t xml:space="preserve"> and </w:t>
      </w:r>
      <w:proofErr w:type="spellStart"/>
      <w:r w:rsidRPr="00C50172">
        <w:rPr>
          <w:rFonts w:ascii="Arial" w:hAnsi="Arial" w:cs="Arial"/>
          <w:i w:val="0"/>
          <w:iCs w:val="0"/>
          <w:color w:val="auto"/>
          <w:sz w:val="20"/>
          <w:szCs w:val="20"/>
          <w:lang w:val="en-CA"/>
        </w:rPr>
        <w:t>pr</w:t>
      </w:r>
      <w:r w:rsidRPr="00C50172">
        <w:rPr>
          <w:rFonts w:ascii="Arial" w:hAnsi="Arial" w:cs="Arial"/>
          <w:i w:val="0"/>
          <w:iCs w:val="0"/>
          <w:color w:val="auto"/>
          <w:sz w:val="20"/>
          <w:szCs w:val="20"/>
          <w:vertAlign w:val="subscript"/>
          <w:lang w:val="en-CA"/>
        </w:rPr>
        <w:t>d</w:t>
      </w:r>
      <w:proofErr w:type="spellEnd"/>
      <w:r w:rsidRPr="00C50172">
        <w:rPr>
          <w:rFonts w:ascii="Arial" w:hAnsi="Arial" w:cs="Arial"/>
          <w:i w:val="0"/>
          <w:iCs w:val="0"/>
          <w:color w:val="auto"/>
          <w:sz w:val="20"/>
          <w:szCs w:val="20"/>
          <w:lang w:val="en-CA"/>
        </w:rPr>
        <w:t>, A</w:t>
      </w:r>
      <w:r w:rsidRPr="00C50172">
        <w:rPr>
          <w:rFonts w:ascii="Arial" w:hAnsi="Arial" w:cs="Arial"/>
          <w:i w:val="0"/>
          <w:iCs w:val="0"/>
          <w:color w:val="auto"/>
          <w:sz w:val="20"/>
          <w:szCs w:val="20"/>
          <w:vertAlign w:val="subscript"/>
          <w:lang w:val="en-CA"/>
        </w:rPr>
        <w:t>s</w:t>
      </w:r>
      <w:r w:rsidRPr="00C50172">
        <w:rPr>
          <w:rFonts w:ascii="Arial" w:hAnsi="Arial" w:cs="Arial"/>
          <w:i w:val="0"/>
          <w:iCs w:val="0"/>
          <w:color w:val="auto"/>
          <w:sz w:val="20"/>
          <w:szCs w:val="20"/>
          <w:lang w:val="en-CA"/>
        </w:rPr>
        <w:t xml:space="preserve"> is the Allee effect strength. </w:t>
      </w:r>
    </w:p>
    <w:p w14:paraId="2C113699" w14:textId="77777777" w:rsidR="00BE1103" w:rsidRPr="00CB1F4D" w:rsidRDefault="00BE1103" w:rsidP="009C390B">
      <w:pPr>
        <w:pStyle w:val="Heading1"/>
        <w:spacing w:line="276" w:lineRule="auto"/>
        <w:rPr>
          <w:rFonts w:ascii="Arial" w:hAnsi="Arial" w:cs="Arial"/>
          <w:color w:val="auto"/>
          <w:sz w:val="32"/>
          <w:szCs w:val="32"/>
        </w:rPr>
      </w:pPr>
      <w:r w:rsidRPr="00CB1F4D">
        <w:rPr>
          <w:rFonts w:ascii="Arial" w:hAnsi="Arial" w:cs="Arial"/>
          <w:color w:val="auto"/>
          <w:sz w:val="32"/>
          <w:szCs w:val="32"/>
        </w:rPr>
        <w:t>Results</w:t>
      </w:r>
    </w:p>
    <w:p w14:paraId="581E2D3D" w14:textId="071C37F7" w:rsidR="00F367A7" w:rsidRPr="00CB1F4D" w:rsidRDefault="00787D8D" w:rsidP="009C390B">
      <w:pPr>
        <w:spacing w:line="276" w:lineRule="auto"/>
        <w:rPr>
          <w:rFonts w:ascii="Arial" w:hAnsi="Arial" w:cs="Arial"/>
          <w:sz w:val="22"/>
          <w:szCs w:val="22"/>
        </w:rPr>
      </w:pPr>
      <w:r w:rsidRPr="00CB1F4D">
        <w:rPr>
          <w:rFonts w:ascii="Arial" w:hAnsi="Arial" w:cs="Arial"/>
          <w:sz w:val="22"/>
          <w:szCs w:val="22"/>
        </w:rPr>
        <w:t>Data from 24</w:t>
      </w:r>
      <w:r w:rsidR="009E0AA1" w:rsidRPr="00CB1F4D">
        <w:rPr>
          <w:rFonts w:ascii="Arial" w:hAnsi="Arial" w:cs="Arial"/>
          <w:sz w:val="22"/>
          <w:szCs w:val="22"/>
        </w:rPr>
        <w:t xml:space="preserve"> Atlantic cod stocks were analyzed: 15 from the northwest Atlantic and 9 from the northeast Atlantic</w:t>
      </w:r>
      <w:r w:rsidRPr="00CB1F4D">
        <w:rPr>
          <w:rFonts w:ascii="Arial" w:hAnsi="Arial" w:cs="Arial"/>
          <w:sz w:val="22"/>
          <w:szCs w:val="22"/>
        </w:rPr>
        <w:t xml:space="preserve"> (Table 1)</w:t>
      </w:r>
      <w:r w:rsidR="009E0AA1" w:rsidRPr="00CB1F4D">
        <w:rPr>
          <w:rFonts w:ascii="Arial" w:hAnsi="Arial" w:cs="Arial"/>
          <w:sz w:val="22"/>
          <w:szCs w:val="22"/>
        </w:rPr>
        <w:t xml:space="preserve">. For most stocks, biomass was </w:t>
      </w:r>
      <w:r w:rsidRPr="00CB1F4D">
        <w:rPr>
          <w:rFonts w:ascii="Arial" w:hAnsi="Arial" w:cs="Arial"/>
          <w:sz w:val="22"/>
          <w:szCs w:val="22"/>
        </w:rPr>
        <w:t xml:space="preserve">greatest </w:t>
      </w:r>
      <w:r w:rsidR="009E0AA1" w:rsidRPr="00CB1F4D">
        <w:rPr>
          <w:rFonts w:ascii="Arial" w:hAnsi="Arial" w:cs="Arial"/>
          <w:sz w:val="22"/>
          <w:szCs w:val="22"/>
        </w:rPr>
        <w:t xml:space="preserve">early in the time series and declined over time. All </w:t>
      </w:r>
      <w:r w:rsidR="00E93056" w:rsidRPr="00CB1F4D">
        <w:rPr>
          <w:rFonts w:ascii="Arial" w:hAnsi="Arial" w:cs="Arial"/>
          <w:sz w:val="22"/>
          <w:szCs w:val="22"/>
        </w:rPr>
        <w:t xml:space="preserve">but 2 </w:t>
      </w:r>
      <w:r w:rsidR="009E0AA1" w:rsidRPr="00CB1F4D">
        <w:rPr>
          <w:rFonts w:ascii="Arial" w:hAnsi="Arial" w:cs="Arial"/>
          <w:sz w:val="22"/>
          <w:szCs w:val="22"/>
        </w:rPr>
        <w:t>stocks</w:t>
      </w:r>
      <w:r w:rsidR="00E93056" w:rsidRPr="00CB1F4D">
        <w:rPr>
          <w:rFonts w:ascii="Arial" w:hAnsi="Arial" w:cs="Arial"/>
          <w:sz w:val="22"/>
          <w:szCs w:val="22"/>
        </w:rPr>
        <w:t xml:space="preserve"> (BA224 and ICE) </w:t>
      </w:r>
      <w:r w:rsidR="00957A4A" w:rsidRPr="00CB1F4D">
        <w:rPr>
          <w:rFonts w:ascii="Arial" w:hAnsi="Arial" w:cs="Arial"/>
          <w:sz w:val="22"/>
          <w:szCs w:val="22"/>
        </w:rPr>
        <w:t>declined</w:t>
      </w:r>
      <w:r w:rsidR="009E0AA1" w:rsidRPr="00CB1F4D">
        <w:rPr>
          <w:rFonts w:ascii="Arial" w:hAnsi="Arial" w:cs="Arial"/>
          <w:sz w:val="22"/>
          <w:szCs w:val="22"/>
        </w:rPr>
        <w:t xml:space="preserve"> below </w:t>
      </w:r>
      <w:r w:rsidRPr="00CB1F4D">
        <w:rPr>
          <w:rFonts w:ascii="Arial" w:hAnsi="Arial" w:cs="Arial"/>
          <w:sz w:val="22"/>
          <w:szCs w:val="22"/>
        </w:rPr>
        <w:t xml:space="preserve">20% </w:t>
      </w:r>
      <w:proofErr w:type="spellStart"/>
      <w:r w:rsidRPr="00CB1F4D">
        <w:rPr>
          <w:rFonts w:ascii="Arial" w:hAnsi="Arial" w:cs="Arial"/>
          <w:sz w:val="22"/>
          <w:szCs w:val="22"/>
        </w:rPr>
        <w:t>B</w:t>
      </w:r>
      <w:r w:rsidRPr="00CB1F4D">
        <w:rPr>
          <w:rFonts w:ascii="Arial" w:hAnsi="Arial" w:cs="Arial"/>
          <w:sz w:val="22"/>
          <w:szCs w:val="22"/>
          <w:vertAlign w:val="subscript"/>
        </w:rPr>
        <w:t>max</w:t>
      </w:r>
      <w:proofErr w:type="spellEnd"/>
      <w:r w:rsidR="009E0AA1" w:rsidRPr="00CB1F4D">
        <w:rPr>
          <w:rFonts w:ascii="Arial" w:hAnsi="Arial" w:cs="Arial"/>
          <w:sz w:val="22"/>
          <w:szCs w:val="22"/>
        </w:rPr>
        <w:t xml:space="preserve"> and were therefore classified as </w:t>
      </w:r>
      <w:r w:rsidRPr="00CB1F4D">
        <w:rPr>
          <w:rFonts w:ascii="Arial" w:hAnsi="Arial" w:cs="Arial"/>
          <w:sz w:val="22"/>
          <w:szCs w:val="22"/>
        </w:rPr>
        <w:t xml:space="preserve">depleted </w:t>
      </w:r>
      <w:r w:rsidR="009E0AA1" w:rsidRPr="00CB1F4D">
        <w:rPr>
          <w:rFonts w:ascii="Arial" w:hAnsi="Arial" w:cs="Arial"/>
          <w:sz w:val="22"/>
          <w:szCs w:val="22"/>
        </w:rPr>
        <w:t xml:space="preserve">(Figure 2; Table 2). </w:t>
      </w:r>
      <w:r w:rsidR="00452CA0" w:rsidRPr="00CB1F4D">
        <w:rPr>
          <w:rFonts w:ascii="Arial" w:hAnsi="Arial" w:cs="Arial"/>
          <w:sz w:val="22"/>
          <w:szCs w:val="22"/>
        </w:rPr>
        <w:t>Four</w:t>
      </w:r>
      <w:r w:rsidR="009E0AA1" w:rsidRPr="00CB1F4D">
        <w:rPr>
          <w:rFonts w:ascii="Arial" w:hAnsi="Arial" w:cs="Arial"/>
          <w:sz w:val="22"/>
          <w:szCs w:val="22"/>
        </w:rPr>
        <w:t xml:space="preserve"> stocks were classified as recovered; three from the northwest Atlantic </w:t>
      </w:r>
      <w:r w:rsidR="00452CA0" w:rsidRPr="00CB1F4D">
        <w:rPr>
          <w:rFonts w:ascii="Arial" w:hAnsi="Arial" w:cs="Arial"/>
          <w:sz w:val="22"/>
          <w:szCs w:val="22"/>
        </w:rPr>
        <w:t xml:space="preserve">(1F-XIV, 1IN and NEAR) </w:t>
      </w:r>
      <w:r w:rsidR="009E0AA1" w:rsidRPr="00CB1F4D">
        <w:rPr>
          <w:rFonts w:ascii="Arial" w:hAnsi="Arial" w:cs="Arial"/>
          <w:sz w:val="22"/>
          <w:szCs w:val="22"/>
        </w:rPr>
        <w:t xml:space="preserve">and </w:t>
      </w:r>
      <w:r w:rsidR="00452CA0" w:rsidRPr="00CB1F4D">
        <w:rPr>
          <w:rFonts w:ascii="Arial" w:hAnsi="Arial" w:cs="Arial"/>
          <w:sz w:val="22"/>
          <w:szCs w:val="22"/>
        </w:rPr>
        <w:t>one</w:t>
      </w:r>
      <w:r w:rsidR="009E0AA1" w:rsidRPr="00CB1F4D">
        <w:rPr>
          <w:rFonts w:ascii="Arial" w:hAnsi="Arial" w:cs="Arial"/>
          <w:sz w:val="22"/>
          <w:szCs w:val="22"/>
        </w:rPr>
        <w:t xml:space="preserve"> from the northeast Atlantic (</w:t>
      </w:r>
      <w:r w:rsidR="00452CA0" w:rsidRPr="00CB1F4D">
        <w:rPr>
          <w:rFonts w:ascii="Arial" w:hAnsi="Arial" w:cs="Arial"/>
          <w:sz w:val="22"/>
          <w:szCs w:val="22"/>
        </w:rPr>
        <w:t xml:space="preserve">3M; </w:t>
      </w:r>
      <w:r w:rsidR="009E0AA1" w:rsidRPr="00CB1F4D">
        <w:rPr>
          <w:rFonts w:ascii="Arial" w:hAnsi="Arial" w:cs="Arial"/>
          <w:sz w:val="22"/>
          <w:szCs w:val="22"/>
        </w:rPr>
        <w:t xml:space="preserve">Figure 2; Table 2). </w:t>
      </w:r>
    </w:p>
    <w:p w14:paraId="4E40AEBE" w14:textId="6B948496" w:rsidR="009E0AA1" w:rsidRPr="00CB1F4D" w:rsidRDefault="00F367A7" w:rsidP="009C390B">
      <w:pPr>
        <w:spacing w:line="276" w:lineRule="auto"/>
        <w:rPr>
          <w:rFonts w:ascii="Arial" w:hAnsi="Arial" w:cs="Arial"/>
          <w:sz w:val="22"/>
          <w:szCs w:val="22"/>
        </w:rPr>
      </w:pPr>
      <w:r w:rsidRPr="00CB1F4D">
        <w:rPr>
          <w:rFonts w:ascii="Arial" w:hAnsi="Arial" w:cs="Arial"/>
          <w:sz w:val="22"/>
          <w:szCs w:val="22"/>
        </w:rPr>
        <w:t xml:space="preserve">Regional differences were observed in mean production </w:t>
      </w:r>
      <w:r w:rsidR="00957A4A" w:rsidRPr="00CB1F4D">
        <w:rPr>
          <w:rFonts w:ascii="Arial" w:hAnsi="Arial" w:cs="Arial"/>
          <w:sz w:val="22"/>
          <w:szCs w:val="22"/>
        </w:rPr>
        <w:t xml:space="preserve">at low biomass </w:t>
      </w:r>
      <w:r w:rsidRPr="00CB1F4D">
        <w:rPr>
          <w:rFonts w:ascii="Arial" w:hAnsi="Arial" w:cs="Arial"/>
          <w:sz w:val="22"/>
          <w:szCs w:val="22"/>
        </w:rPr>
        <w:t>and depletion levels. Mean production at low biomass (</w:t>
      </w:r>
      <w:proofErr w:type="spellStart"/>
      <w:r w:rsidRPr="00CB1F4D">
        <w:rPr>
          <w:rFonts w:ascii="Arial" w:hAnsi="Arial" w:cs="Arial"/>
          <w:sz w:val="22"/>
          <w:szCs w:val="22"/>
        </w:rPr>
        <w:t>pr</w:t>
      </w:r>
      <w:r w:rsidRPr="00CB1F4D">
        <w:rPr>
          <w:rFonts w:ascii="Arial" w:hAnsi="Arial" w:cs="Arial"/>
          <w:sz w:val="22"/>
          <w:szCs w:val="22"/>
          <w:vertAlign w:val="subscript"/>
        </w:rPr>
        <w:t>d</w:t>
      </w:r>
      <w:proofErr w:type="spellEnd"/>
      <w:r w:rsidRPr="00CB1F4D">
        <w:rPr>
          <w:rFonts w:ascii="Arial" w:hAnsi="Arial" w:cs="Arial"/>
          <w:sz w:val="22"/>
          <w:szCs w:val="22"/>
        </w:rPr>
        <w:t xml:space="preserve">) differed significantly between regions (Wilcoxon rank-sum test: W = </w:t>
      </w:r>
      <w:r w:rsidR="00957A4A" w:rsidRPr="00CB1F4D">
        <w:rPr>
          <w:rFonts w:ascii="Arial" w:hAnsi="Arial" w:cs="Arial"/>
          <w:sz w:val="22"/>
          <w:szCs w:val="22"/>
        </w:rPr>
        <w:t>106</w:t>
      </w:r>
      <w:r w:rsidRPr="00CB1F4D">
        <w:rPr>
          <w:rFonts w:ascii="Arial" w:hAnsi="Arial" w:cs="Arial"/>
          <w:sz w:val="22"/>
          <w:szCs w:val="22"/>
        </w:rPr>
        <w:t xml:space="preserve">, </w:t>
      </w:r>
      <w:r w:rsidRPr="00CB1F4D">
        <w:rPr>
          <w:rFonts w:ascii="Arial" w:hAnsi="Arial" w:cs="Arial"/>
          <w:i/>
          <w:iCs/>
          <w:sz w:val="22"/>
          <w:szCs w:val="22"/>
        </w:rPr>
        <w:t>p</w:t>
      </w:r>
      <w:r w:rsidRPr="00CB1F4D">
        <w:rPr>
          <w:rFonts w:ascii="Arial" w:hAnsi="Arial" w:cs="Arial"/>
          <w:sz w:val="22"/>
          <w:szCs w:val="22"/>
        </w:rPr>
        <w:t xml:space="preserve"> = 0.00</w:t>
      </w:r>
      <w:r w:rsidR="00957A4A" w:rsidRPr="00CB1F4D">
        <w:rPr>
          <w:rFonts w:ascii="Arial" w:hAnsi="Arial" w:cs="Arial"/>
          <w:sz w:val="22"/>
          <w:szCs w:val="22"/>
        </w:rPr>
        <w:t>7</w:t>
      </w:r>
      <w:r w:rsidRPr="00CB1F4D">
        <w:rPr>
          <w:rFonts w:ascii="Arial" w:hAnsi="Arial" w:cs="Arial"/>
          <w:sz w:val="22"/>
          <w:szCs w:val="22"/>
        </w:rPr>
        <w:t xml:space="preserve">), with higher values in the Northeast Atlantic. Depletion also differed between regions (Wilcoxon rank-sum test: W = </w:t>
      </w:r>
      <w:r w:rsidR="00957A4A" w:rsidRPr="00CB1F4D">
        <w:rPr>
          <w:rFonts w:ascii="Arial" w:hAnsi="Arial" w:cs="Arial"/>
          <w:sz w:val="22"/>
          <w:szCs w:val="22"/>
        </w:rPr>
        <w:t>106</w:t>
      </w:r>
      <w:r w:rsidRPr="00CB1F4D">
        <w:rPr>
          <w:rFonts w:ascii="Arial" w:hAnsi="Arial" w:cs="Arial"/>
          <w:sz w:val="22"/>
          <w:szCs w:val="22"/>
        </w:rPr>
        <w:t xml:space="preserve">, </w:t>
      </w:r>
      <w:r w:rsidRPr="00CB1F4D">
        <w:rPr>
          <w:rFonts w:ascii="Arial" w:hAnsi="Arial" w:cs="Arial"/>
          <w:i/>
          <w:iCs/>
          <w:sz w:val="22"/>
          <w:szCs w:val="22"/>
        </w:rPr>
        <w:t>p</w:t>
      </w:r>
      <w:r w:rsidRPr="00CB1F4D">
        <w:rPr>
          <w:rFonts w:ascii="Arial" w:hAnsi="Arial" w:cs="Arial"/>
          <w:sz w:val="22"/>
          <w:szCs w:val="22"/>
        </w:rPr>
        <w:t xml:space="preserve"> = 0.00</w:t>
      </w:r>
      <w:r w:rsidR="00957A4A" w:rsidRPr="00CB1F4D">
        <w:rPr>
          <w:rFonts w:ascii="Arial" w:hAnsi="Arial" w:cs="Arial"/>
          <w:sz w:val="22"/>
          <w:szCs w:val="22"/>
        </w:rPr>
        <w:t>7</w:t>
      </w:r>
      <w:r w:rsidRPr="00CB1F4D">
        <w:rPr>
          <w:rFonts w:ascii="Arial" w:hAnsi="Arial" w:cs="Arial"/>
          <w:sz w:val="22"/>
          <w:szCs w:val="22"/>
        </w:rPr>
        <w:t>), with Northwest Atlantic stocks exhibiting greater depletion.</w:t>
      </w:r>
    </w:p>
    <w:p w14:paraId="18E48EAD" w14:textId="0AB07177" w:rsidR="00D00645" w:rsidRPr="00CB1F4D" w:rsidRDefault="00D00645" w:rsidP="009C390B">
      <w:pPr>
        <w:spacing w:line="276" w:lineRule="auto"/>
        <w:rPr>
          <w:rFonts w:ascii="Arial" w:hAnsi="Arial" w:cs="Arial"/>
          <w:sz w:val="22"/>
          <w:szCs w:val="22"/>
        </w:rPr>
      </w:pPr>
      <w:r w:rsidRPr="00CB1F4D">
        <w:rPr>
          <w:rFonts w:ascii="Arial" w:hAnsi="Arial" w:cs="Arial"/>
          <w:sz w:val="22"/>
          <w:szCs w:val="22"/>
        </w:rPr>
        <w:lastRenderedPageBreak/>
        <w:t>Significant regression breakpoints (Ψ), as well as depensatory and compensatory zones, were identified for eight stocks</w:t>
      </w:r>
      <w:r w:rsidR="00B030A3" w:rsidRPr="00CB1F4D">
        <w:rPr>
          <w:rFonts w:ascii="Arial" w:hAnsi="Arial" w:cs="Arial"/>
          <w:sz w:val="22"/>
          <w:szCs w:val="22"/>
        </w:rPr>
        <w:t>, suggesting the occurrence of emergent Allee effects</w:t>
      </w:r>
      <w:r w:rsidRPr="00CB1F4D">
        <w:rPr>
          <w:rFonts w:ascii="Arial" w:hAnsi="Arial" w:cs="Arial"/>
          <w:sz w:val="22"/>
          <w:szCs w:val="22"/>
        </w:rPr>
        <w:t xml:space="preserve"> (Figure 3). For these stocks, Allee effect strength (A</w:t>
      </w:r>
      <w:r w:rsidRPr="00CB1F4D">
        <w:rPr>
          <w:rFonts w:ascii="Arial" w:hAnsi="Arial" w:cs="Arial"/>
          <w:sz w:val="22"/>
          <w:szCs w:val="22"/>
          <w:vertAlign w:val="subscript"/>
        </w:rPr>
        <w:t>s</w:t>
      </w:r>
      <w:r w:rsidRPr="00CB1F4D">
        <w:rPr>
          <w:rFonts w:ascii="Arial" w:hAnsi="Arial" w:cs="Arial"/>
          <w:sz w:val="22"/>
          <w:szCs w:val="22"/>
        </w:rPr>
        <w:t>) ranged from 0.53 to 1.22. Although negative production rate observations were present in most stocks, the mean production rate at the lowest observed biomass (</w:t>
      </w:r>
      <w:proofErr w:type="spellStart"/>
      <w:r w:rsidRPr="00CB1F4D">
        <w:rPr>
          <w:rFonts w:ascii="Arial" w:hAnsi="Arial" w:cs="Arial"/>
          <w:sz w:val="22"/>
          <w:szCs w:val="22"/>
        </w:rPr>
        <w:t>pr</w:t>
      </w:r>
      <w:r w:rsidRPr="00CB1F4D">
        <w:rPr>
          <w:rFonts w:ascii="Arial" w:hAnsi="Arial" w:cs="Arial"/>
          <w:sz w:val="22"/>
          <w:szCs w:val="22"/>
          <w:vertAlign w:val="subscript"/>
        </w:rPr>
        <w:t>d</w:t>
      </w:r>
      <w:proofErr w:type="spellEnd"/>
      <w:r w:rsidRPr="00CB1F4D">
        <w:rPr>
          <w:rFonts w:ascii="Arial" w:hAnsi="Arial" w:cs="Arial"/>
          <w:sz w:val="22"/>
          <w:szCs w:val="22"/>
        </w:rPr>
        <w:t>) was negative</w:t>
      </w:r>
      <w:r w:rsidR="00B765FE" w:rsidRPr="00CB1F4D">
        <w:rPr>
          <w:rFonts w:ascii="Arial" w:hAnsi="Arial" w:cs="Arial"/>
          <w:sz w:val="22"/>
          <w:szCs w:val="22"/>
        </w:rPr>
        <w:t>, indicating a strong Allee effect</w:t>
      </w:r>
      <w:r w:rsidR="00452CA0" w:rsidRPr="00CB1F4D">
        <w:rPr>
          <w:rFonts w:ascii="Arial" w:hAnsi="Arial" w:cs="Arial"/>
          <w:sz w:val="22"/>
          <w:szCs w:val="22"/>
        </w:rPr>
        <w:t>,</w:t>
      </w:r>
      <w:r w:rsidR="00B765FE" w:rsidRPr="00CB1F4D">
        <w:rPr>
          <w:rFonts w:ascii="Arial" w:hAnsi="Arial" w:cs="Arial"/>
          <w:sz w:val="22"/>
          <w:szCs w:val="22"/>
        </w:rPr>
        <w:t xml:space="preserve"> </w:t>
      </w:r>
      <w:r w:rsidRPr="00CB1F4D">
        <w:rPr>
          <w:rFonts w:ascii="Arial" w:hAnsi="Arial" w:cs="Arial"/>
          <w:sz w:val="22"/>
          <w:szCs w:val="22"/>
        </w:rPr>
        <w:t xml:space="preserve">only for the 4TVn stock. Across these stocks, </w:t>
      </w:r>
      <w:proofErr w:type="spellStart"/>
      <w:r w:rsidRPr="00CB1F4D">
        <w:rPr>
          <w:rFonts w:ascii="Arial" w:hAnsi="Arial" w:cs="Arial"/>
          <w:sz w:val="22"/>
          <w:szCs w:val="22"/>
        </w:rPr>
        <w:t>pr</w:t>
      </w:r>
      <w:r w:rsidRPr="00CB1F4D">
        <w:rPr>
          <w:rFonts w:ascii="Arial" w:hAnsi="Arial" w:cs="Arial"/>
          <w:sz w:val="22"/>
          <w:szCs w:val="22"/>
          <w:vertAlign w:val="subscript"/>
        </w:rPr>
        <w:t>d</w:t>
      </w:r>
      <w:proofErr w:type="spellEnd"/>
      <w:r w:rsidRPr="00CB1F4D">
        <w:rPr>
          <w:rFonts w:ascii="Arial" w:hAnsi="Arial" w:cs="Arial"/>
          <w:sz w:val="22"/>
          <w:szCs w:val="22"/>
        </w:rPr>
        <w:t xml:space="preserve"> ranged from −0.06 to 0.43, and depletion </w:t>
      </w:r>
      <w:r w:rsidR="00936A42" w:rsidRPr="00CB1F4D">
        <w:rPr>
          <w:rFonts w:ascii="Arial" w:hAnsi="Arial" w:cs="Arial"/>
          <w:sz w:val="22"/>
          <w:szCs w:val="22"/>
        </w:rPr>
        <w:t xml:space="preserve">averaged 0.06 and </w:t>
      </w:r>
      <w:r w:rsidRPr="00CB1F4D">
        <w:rPr>
          <w:rFonts w:ascii="Arial" w:hAnsi="Arial" w:cs="Arial"/>
          <w:sz w:val="22"/>
          <w:szCs w:val="22"/>
        </w:rPr>
        <w:t>ranged from 0.0</w:t>
      </w:r>
      <w:r w:rsidR="00936A42" w:rsidRPr="00CB1F4D">
        <w:rPr>
          <w:rFonts w:ascii="Arial" w:hAnsi="Arial" w:cs="Arial"/>
          <w:sz w:val="22"/>
          <w:szCs w:val="22"/>
        </w:rPr>
        <w:t>2</w:t>
      </w:r>
      <w:r w:rsidRPr="00CB1F4D">
        <w:rPr>
          <w:rFonts w:ascii="Arial" w:hAnsi="Arial" w:cs="Arial"/>
          <w:sz w:val="22"/>
          <w:szCs w:val="22"/>
        </w:rPr>
        <w:t xml:space="preserve"> to 0.</w:t>
      </w:r>
      <w:r w:rsidR="00936A42" w:rsidRPr="00CB1F4D">
        <w:rPr>
          <w:rFonts w:ascii="Arial" w:hAnsi="Arial" w:cs="Arial"/>
          <w:sz w:val="22"/>
          <w:szCs w:val="22"/>
        </w:rPr>
        <w:t>11</w:t>
      </w:r>
      <w:r w:rsidRPr="00CB1F4D">
        <w:rPr>
          <w:rFonts w:ascii="Arial" w:hAnsi="Arial" w:cs="Arial"/>
          <w:sz w:val="22"/>
          <w:szCs w:val="22"/>
        </w:rPr>
        <w:t>. Of the eight stocks, only 1IN was classified as recovered.</w:t>
      </w:r>
    </w:p>
    <w:p w14:paraId="10CC372E" w14:textId="4C34AAB9" w:rsidR="009C390B" w:rsidRPr="00CB1F4D" w:rsidRDefault="00452CA0" w:rsidP="009C390B">
      <w:pPr>
        <w:spacing w:line="276" w:lineRule="auto"/>
        <w:rPr>
          <w:rFonts w:ascii="Arial" w:hAnsi="Arial" w:cs="Arial"/>
          <w:sz w:val="22"/>
          <w:szCs w:val="22"/>
        </w:rPr>
      </w:pPr>
      <w:r w:rsidRPr="00CB1F4D">
        <w:rPr>
          <w:rFonts w:ascii="Arial" w:hAnsi="Arial" w:cs="Arial"/>
          <w:sz w:val="22"/>
          <w:szCs w:val="22"/>
        </w:rPr>
        <w:t>Two</w:t>
      </w:r>
      <w:r w:rsidR="009C390B" w:rsidRPr="00CB1F4D">
        <w:rPr>
          <w:rFonts w:ascii="Arial" w:hAnsi="Arial" w:cs="Arial"/>
          <w:sz w:val="22"/>
          <w:szCs w:val="22"/>
        </w:rPr>
        <w:t xml:space="preserve"> stocks exhibited significant positive slopes across the full biomass range, indicating the </w:t>
      </w:r>
      <w:r w:rsidR="00DA0EBD" w:rsidRPr="00CB1F4D">
        <w:rPr>
          <w:rFonts w:ascii="Arial" w:hAnsi="Arial" w:cs="Arial"/>
          <w:sz w:val="22"/>
          <w:szCs w:val="22"/>
        </w:rPr>
        <w:t xml:space="preserve">presence </w:t>
      </w:r>
      <w:r w:rsidR="009C390B" w:rsidRPr="00CB1F4D">
        <w:rPr>
          <w:rFonts w:ascii="Arial" w:hAnsi="Arial" w:cs="Arial"/>
          <w:sz w:val="22"/>
          <w:szCs w:val="22"/>
        </w:rPr>
        <w:t>of an Allee effect throughout the available time series (Figure 4).</w:t>
      </w:r>
      <w:r w:rsidRPr="00CB1F4D">
        <w:rPr>
          <w:rFonts w:ascii="Arial" w:hAnsi="Arial" w:cs="Arial"/>
          <w:sz w:val="22"/>
          <w:szCs w:val="22"/>
        </w:rPr>
        <w:t xml:space="preserve"> Three stocks exhibit positive slopes but they were not significant (Figure 4). Hence, these stocks where categorized as not compensatory, but for which Allee effects could not be identified.</w:t>
      </w:r>
      <w:r w:rsidR="009C390B" w:rsidRPr="00CB1F4D">
        <w:rPr>
          <w:rFonts w:ascii="Arial" w:hAnsi="Arial" w:cs="Arial"/>
          <w:sz w:val="22"/>
          <w:szCs w:val="22"/>
        </w:rPr>
        <w:t xml:space="preserve"> For these</w:t>
      </w:r>
      <w:r w:rsidRPr="00CB1F4D">
        <w:rPr>
          <w:rFonts w:ascii="Arial" w:hAnsi="Arial" w:cs="Arial"/>
          <w:sz w:val="22"/>
          <w:szCs w:val="22"/>
        </w:rPr>
        <w:t xml:space="preserve"> five</w:t>
      </w:r>
      <w:r w:rsidR="009C390B" w:rsidRPr="00CB1F4D">
        <w:rPr>
          <w:rFonts w:ascii="Arial" w:hAnsi="Arial" w:cs="Arial"/>
          <w:sz w:val="22"/>
          <w:szCs w:val="22"/>
        </w:rPr>
        <w:t xml:space="preserve"> stocks, mean production at low biomass (</w:t>
      </w:r>
      <w:proofErr w:type="spellStart"/>
      <w:r w:rsidR="009C390B" w:rsidRPr="00CB1F4D">
        <w:rPr>
          <w:rFonts w:ascii="Arial" w:hAnsi="Arial" w:cs="Arial"/>
          <w:sz w:val="22"/>
          <w:szCs w:val="22"/>
        </w:rPr>
        <w:t>pr</w:t>
      </w:r>
      <w:r w:rsidR="009C390B" w:rsidRPr="00CB1F4D">
        <w:rPr>
          <w:rFonts w:ascii="Arial" w:hAnsi="Arial" w:cs="Arial"/>
          <w:sz w:val="22"/>
          <w:szCs w:val="22"/>
          <w:vertAlign w:val="subscript"/>
        </w:rPr>
        <w:t>d</w:t>
      </w:r>
      <w:proofErr w:type="spellEnd"/>
      <w:r w:rsidR="009C390B" w:rsidRPr="00CB1F4D">
        <w:rPr>
          <w:rFonts w:ascii="Arial" w:hAnsi="Arial" w:cs="Arial"/>
          <w:sz w:val="22"/>
          <w:szCs w:val="22"/>
        </w:rPr>
        <w:t>) ranged from 0.03 to 1.22</w:t>
      </w:r>
      <w:r w:rsidR="00936A42" w:rsidRPr="00CB1F4D">
        <w:rPr>
          <w:rFonts w:ascii="Arial" w:hAnsi="Arial" w:cs="Arial"/>
          <w:sz w:val="22"/>
          <w:szCs w:val="22"/>
        </w:rPr>
        <w:t>.</w:t>
      </w:r>
      <w:r w:rsidR="009C390B" w:rsidRPr="00CB1F4D">
        <w:rPr>
          <w:rFonts w:ascii="Arial" w:hAnsi="Arial" w:cs="Arial"/>
          <w:sz w:val="22"/>
          <w:szCs w:val="22"/>
        </w:rPr>
        <w:t xml:space="preserve"> </w:t>
      </w:r>
      <w:r w:rsidR="00936A42" w:rsidRPr="00CB1F4D">
        <w:rPr>
          <w:rFonts w:ascii="Arial" w:hAnsi="Arial" w:cs="Arial"/>
          <w:sz w:val="22"/>
          <w:szCs w:val="22"/>
        </w:rPr>
        <w:t>D</w:t>
      </w:r>
      <w:r w:rsidR="009C390B" w:rsidRPr="00CB1F4D">
        <w:rPr>
          <w:rFonts w:ascii="Arial" w:hAnsi="Arial" w:cs="Arial"/>
          <w:sz w:val="22"/>
          <w:szCs w:val="22"/>
        </w:rPr>
        <w:t xml:space="preserve">epletion </w:t>
      </w:r>
      <w:r w:rsidR="00936A42" w:rsidRPr="00CB1F4D">
        <w:rPr>
          <w:rFonts w:ascii="Arial" w:hAnsi="Arial" w:cs="Arial"/>
          <w:sz w:val="22"/>
          <w:szCs w:val="22"/>
        </w:rPr>
        <w:t xml:space="preserve">averaged 0.06 and </w:t>
      </w:r>
      <w:r w:rsidR="009C390B" w:rsidRPr="00CB1F4D">
        <w:rPr>
          <w:rFonts w:ascii="Arial" w:hAnsi="Arial" w:cs="Arial"/>
          <w:sz w:val="22"/>
          <w:szCs w:val="22"/>
        </w:rPr>
        <w:t>ranged from 0.01 to 0.</w:t>
      </w:r>
      <w:r w:rsidR="00936A42" w:rsidRPr="00CB1F4D">
        <w:rPr>
          <w:rFonts w:ascii="Arial" w:hAnsi="Arial" w:cs="Arial"/>
          <w:sz w:val="22"/>
          <w:szCs w:val="22"/>
        </w:rPr>
        <w:t>11</w:t>
      </w:r>
      <w:r w:rsidR="009C390B" w:rsidRPr="00CB1F4D">
        <w:rPr>
          <w:rFonts w:ascii="Arial" w:hAnsi="Arial" w:cs="Arial"/>
          <w:sz w:val="22"/>
          <w:szCs w:val="22"/>
        </w:rPr>
        <w:t xml:space="preserve">. All </w:t>
      </w:r>
      <w:r w:rsidRPr="00CB1F4D">
        <w:rPr>
          <w:rFonts w:ascii="Arial" w:hAnsi="Arial" w:cs="Arial"/>
          <w:sz w:val="22"/>
          <w:szCs w:val="22"/>
        </w:rPr>
        <w:t>three</w:t>
      </w:r>
      <w:r w:rsidR="009C390B" w:rsidRPr="00CB1F4D">
        <w:rPr>
          <w:rFonts w:ascii="Arial" w:hAnsi="Arial" w:cs="Arial"/>
          <w:sz w:val="22"/>
          <w:szCs w:val="22"/>
        </w:rPr>
        <w:t xml:space="preserve"> stocks were from the northwest Atlantic, and none were classified as recovered.</w:t>
      </w:r>
    </w:p>
    <w:p w14:paraId="1B2204D6" w14:textId="251A53DE" w:rsidR="00B030A3" w:rsidRPr="00CB1F4D" w:rsidRDefault="009C390B" w:rsidP="009C390B">
      <w:pPr>
        <w:spacing w:line="276" w:lineRule="auto"/>
        <w:rPr>
          <w:rFonts w:ascii="Arial" w:hAnsi="Arial" w:cs="Arial"/>
          <w:sz w:val="22"/>
          <w:szCs w:val="22"/>
        </w:rPr>
      </w:pPr>
      <w:r w:rsidRPr="00CB1F4D">
        <w:rPr>
          <w:rFonts w:ascii="Arial" w:hAnsi="Arial" w:cs="Arial"/>
          <w:sz w:val="22"/>
          <w:szCs w:val="22"/>
        </w:rPr>
        <w:t xml:space="preserve">Eleven stocks exhibited either significant </w:t>
      </w:r>
      <w:r w:rsidR="00452CA0" w:rsidRPr="00CB1F4D">
        <w:rPr>
          <w:rFonts w:ascii="Arial" w:hAnsi="Arial" w:cs="Arial"/>
          <w:sz w:val="22"/>
          <w:szCs w:val="22"/>
        </w:rPr>
        <w:t xml:space="preserve">or non-significant </w:t>
      </w:r>
      <w:r w:rsidRPr="00CB1F4D">
        <w:rPr>
          <w:rFonts w:ascii="Arial" w:hAnsi="Arial" w:cs="Arial"/>
          <w:sz w:val="22"/>
          <w:szCs w:val="22"/>
        </w:rPr>
        <w:t xml:space="preserve">negative slopes and were therefore classified as not exhibiting an Allee effect (Figure 5). Across these stocks, </w:t>
      </w:r>
      <w:proofErr w:type="spellStart"/>
      <w:r w:rsidRPr="00CB1F4D">
        <w:rPr>
          <w:rFonts w:ascii="Arial" w:hAnsi="Arial" w:cs="Arial"/>
          <w:sz w:val="22"/>
          <w:szCs w:val="22"/>
        </w:rPr>
        <w:t>pr</w:t>
      </w:r>
      <w:r w:rsidRPr="00CB1F4D">
        <w:rPr>
          <w:rFonts w:ascii="Arial" w:hAnsi="Arial" w:cs="Arial"/>
          <w:sz w:val="22"/>
          <w:szCs w:val="22"/>
          <w:vertAlign w:val="subscript"/>
        </w:rPr>
        <w:t>d</w:t>
      </w:r>
      <w:proofErr w:type="spellEnd"/>
      <w:r w:rsidRPr="00CB1F4D">
        <w:rPr>
          <w:rFonts w:ascii="Arial" w:hAnsi="Arial" w:cs="Arial"/>
          <w:sz w:val="22"/>
          <w:szCs w:val="22"/>
        </w:rPr>
        <w:t xml:space="preserve"> ranged from 0.11 to 0.87</w:t>
      </w:r>
      <w:r w:rsidR="00936A42" w:rsidRPr="00CB1F4D">
        <w:rPr>
          <w:rFonts w:ascii="Arial" w:hAnsi="Arial" w:cs="Arial"/>
          <w:sz w:val="22"/>
          <w:szCs w:val="22"/>
        </w:rPr>
        <w:t>,</w:t>
      </w:r>
      <w:r w:rsidRPr="00CB1F4D">
        <w:rPr>
          <w:rFonts w:ascii="Arial" w:hAnsi="Arial" w:cs="Arial"/>
          <w:sz w:val="22"/>
          <w:szCs w:val="22"/>
        </w:rPr>
        <w:t xml:space="preserve"> depletion </w:t>
      </w:r>
      <w:r w:rsidR="00936A42" w:rsidRPr="00CB1F4D">
        <w:rPr>
          <w:rFonts w:ascii="Arial" w:hAnsi="Arial" w:cs="Arial"/>
          <w:sz w:val="22"/>
          <w:szCs w:val="22"/>
        </w:rPr>
        <w:t xml:space="preserve">averaged 0.1 and </w:t>
      </w:r>
      <w:r w:rsidRPr="00CB1F4D">
        <w:rPr>
          <w:rFonts w:ascii="Arial" w:hAnsi="Arial" w:cs="Arial"/>
          <w:sz w:val="22"/>
          <w:szCs w:val="22"/>
        </w:rPr>
        <w:t>ranged from 0.0</w:t>
      </w:r>
      <w:r w:rsidR="00936A42" w:rsidRPr="00CB1F4D">
        <w:rPr>
          <w:rFonts w:ascii="Arial" w:hAnsi="Arial" w:cs="Arial"/>
          <w:sz w:val="22"/>
          <w:szCs w:val="22"/>
        </w:rPr>
        <w:t>2</w:t>
      </w:r>
      <w:r w:rsidRPr="00CB1F4D">
        <w:rPr>
          <w:rFonts w:ascii="Arial" w:hAnsi="Arial" w:cs="Arial"/>
          <w:sz w:val="22"/>
          <w:szCs w:val="22"/>
        </w:rPr>
        <w:t xml:space="preserve"> to 0.</w:t>
      </w:r>
      <w:r w:rsidR="00936A42" w:rsidRPr="00CB1F4D">
        <w:rPr>
          <w:rFonts w:ascii="Arial" w:hAnsi="Arial" w:cs="Arial"/>
          <w:sz w:val="22"/>
          <w:szCs w:val="22"/>
        </w:rPr>
        <w:t>23</w:t>
      </w:r>
      <w:r w:rsidRPr="00CB1F4D">
        <w:rPr>
          <w:rFonts w:ascii="Arial" w:hAnsi="Arial" w:cs="Arial"/>
          <w:sz w:val="22"/>
          <w:szCs w:val="22"/>
        </w:rPr>
        <w:t>. Eight of these stocks were from the northeast Atlantic. Among stocks in this category, two of the three northwest Atlantic stocks and two of the eight northeast Atlantic stocks were classified as recovered.</w:t>
      </w:r>
    </w:p>
    <w:p w14:paraId="711E77E5" w14:textId="0EB93B4C" w:rsidR="00E763E3" w:rsidRPr="00CB1F4D" w:rsidRDefault="00106272" w:rsidP="00E763E3">
      <w:pPr>
        <w:keepNext/>
        <w:spacing w:line="276" w:lineRule="auto"/>
        <w:jc w:val="center"/>
        <w:rPr>
          <w:rFonts w:ascii="Arial" w:hAnsi="Arial" w:cs="Arial"/>
        </w:rPr>
      </w:pPr>
      <w:r>
        <w:rPr>
          <w:noProof/>
        </w:rPr>
        <w:lastRenderedPageBreak/>
        <w:drawing>
          <wp:inline distT="0" distB="0" distL="0" distR="0" wp14:anchorId="54FF75B9" wp14:editId="17F4081E">
            <wp:extent cx="5943600" cy="6792595"/>
            <wp:effectExtent l="0" t="0" r="0" b="8255"/>
            <wp:docPr id="1579908753"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08753" name="Picture 3" descr="A screenshot of a grap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6792595"/>
                    </a:xfrm>
                    <a:prstGeom prst="rect">
                      <a:avLst/>
                    </a:prstGeom>
                    <a:noFill/>
                    <a:ln>
                      <a:noFill/>
                    </a:ln>
                  </pic:spPr>
                </pic:pic>
              </a:graphicData>
            </a:graphic>
          </wp:inline>
        </w:drawing>
      </w:r>
    </w:p>
    <w:p w14:paraId="4F5EF086" w14:textId="41F4FB25" w:rsidR="00BE1103" w:rsidRPr="00C50172" w:rsidRDefault="00EF0456" w:rsidP="009C390B">
      <w:pPr>
        <w:pStyle w:val="Caption"/>
        <w:spacing w:line="276" w:lineRule="auto"/>
        <w:rPr>
          <w:rFonts w:ascii="Arial" w:hAnsi="Arial" w:cs="Arial"/>
          <w:i w:val="0"/>
          <w:iCs w:val="0"/>
          <w:color w:val="auto"/>
          <w:sz w:val="20"/>
          <w:szCs w:val="20"/>
        </w:rPr>
      </w:pPr>
      <w:r w:rsidRPr="00C50172">
        <w:rPr>
          <w:rFonts w:ascii="Arial" w:hAnsi="Arial" w:cs="Arial"/>
          <w:i w:val="0"/>
          <w:iCs w:val="0"/>
          <w:color w:val="auto"/>
          <w:sz w:val="20"/>
          <w:szCs w:val="20"/>
        </w:rPr>
        <w:t xml:space="preserve">Figure </w:t>
      </w:r>
      <w:r w:rsidR="009B7D76" w:rsidRPr="00C50172">
        <w:rPr>
          <w:rFonts w:ascii="Arial" w:hAnsi="Arial" w:cs="Arial"/>
          <w:i w:val="0"/>
          <w:iCs w:val="0"/>
          <w:color w:val="auto"/>
          <w:sz w:val="20"/>
          <w:szCs w:val="20"/>
        </w:rPr>
        <w:fldChar w:fldCharType="begin"/>
      </w:r>
      <w:r w:rsidR="009B7D76" w:rsidRPr="00C50172">
        <w:rPr>
          <w:rFonts w:ascii="Arial" w:hAnsi="Arial" w:cs="Arial"/>
          <w:i w:val="0"/>
          <w:iCs w:val="0"/>
          <w:color w:val="auto"/>
          <w:sz w:val="20"/>
          <w:szCs w:val="20"/>
        </w:rPr>
        <w:instrText xml:space="preserve"> SEQ Figure \* ARABIC </w:instrText>
      </w:r>
      <w:r w:rsidR="009B7D76" w:rsidRPr="00C50172">
        <w:rPr>
          <w:rFonts w:ascii="Arial" w:hAnsi="Arial" w:cs="Arial"/>
          <w:i w:val="0"/>
          <w:iCs w:val="0"/>
          <w:color w:val="auto"/>
          <w:sz w:val="20"/>
          <w:szCs w:val="20"/>
        </w:rPr>
        <w:fldChar w:fldCharType="separate"/>
      </w:r>
      <w:r w:rsidR="00A40E25">
        <w:rPr>
          <w:rFonts w:ascii="Arial" w:hAnsi="Arial" w:cs="Arial"/>
          <w:i w:val="0"/>
          <w:iCs w:val="0"/>
          <w:noProof/>
          <w:color w:val="auto"/>
          <w:sz w:val="20"/>
          <w:szCs w:val="20"/>
        </w:rPr>
        <w:t>2</w:t>
      </w:r>
      <w:r w:rsidR="009B7D76" w:rsidRPr="00C50172">
        <w:rPr>
          <w:rFonts w:ascii="Arial" w:hAnsi="Arial" w:cs="Arial"/>
          <w:i w:val="0"/>
          <w:iCs w:val="0"/>
          <w:noProof/>
          <w:color w:val="auto"/>
          <w:sz w:val="20"/>
          <w:szCs w:val="20"/>
        </w:rPr>
        <w:fldChar w:fldCharType="end"/>
      </w:r>
      <w:r w:rsidRPr="00C50172">
        <w:rPr>
          <w:rFonts w:ascii="Arial" w:hAnsi="Arial" w:cs="Arial"/>
          <w:i w:val="0"/>
          <w:iCs w:val="0"/>
          <w:color w:val="auto"/>
          <w:sz w:val="20"/>
          <w:szCs w:val="20"/>
        </w:rPr>
        <w:t xml:space="preserve">: </w:t>
      </w:r>
      <w:r w:rsidR="00117E5D" w:rsidRPr="00C50172">
        <w:rPr>
          <w:rFonts w:ascii="Arial" w:hAnsi="Arial" w:cs="Arial"/>
          <w:i w:val="0"/>
          <w:iCs w:val="0"/>
          <w:color w:val="auto"/>
          <w:sz w:val="20"/>
          <w:szCs w:val="20"/>
        </w:rPr>
        <w:t xml:space="preserve">Time (x axis) series of </w:t>
      </w:r>
      <w:r w:rsidRPr="00C50172">
        <w:rPr>
          <w:rFonts w:ascii="Arial" w:hAnsi="Arial" w:cs="Arial"/>
          <w:i w:val="0"/>
          <w:iCs w:val="0"/>
          <w:color w:val="auto"/>
          <w:sz w:val="20"/>
          <w:szCs w:val="20"/>
        </w:rPr>
        <w:t xml:space="preserve">biomass </w:t>
      </w:r>
      <w:r w:rsidR="00117E5D" w:rsidRPr="00C50172">
        <w:rPr>
          <w:rFonts w:ascii="Arial" w:hAnsi="Arial" w:cs="Arial"/>
          <w:i w:val="0"/>
          <w:iCs w:val="0"/>
          <w:color w:val="auto"/>
          <w:sz w:val="20"/>
          <w:szCs w:val="20"/>
        </w:rPr>
        <w:t>(</w:t>
      </w:r>
      <w:r w:rsidR="00AF6199" w:rsidRPr="00C50172">
        <w:rPr>
          <w:rFonts w:ascii="Arial" w:hAnsi="Arial" w:cs="Arial"/>
          <w:i w:val="0"/>
          <w:iCs w:val="0"/>
          <w:color w:val="auto"/>
          <w:sz w:val="20"/>
          <w:szCs w:val="20"/>
        </w:rPr>
        <w:t xml:space="preserve">relative to the maximum; </w:t>
      </w:r>
      <w:r w:rsidR="00117E5D" w:rsidRPr="00C50172">
        <w:rPr>
          <w:rFonts w:ascii="Arial" w:hAnsi="Arial" w:cs="Arial"/>
          <w:i w:val="0"/>
          <w:iCs w:val="0"/>
          <w:color w:val="auto"/>
          <w:sz w:val="20"/>
          <w:szCs w:val="20"/>
        </w:rPr>
        <w:t>y axis) for all stocks considered in the analysis</w:t>
      </w:r>
      <w:r w:rsidRPr="00C50172">
        <w:rPr>
          <w:rFonts w:ascii="Arial" w:hAnsi="Arial" w:cs="Arial"/>
          <w:i w:val="0"/>
          <w:iCs w:val="0"/>
          <w:color w:val="auto"/>
          <w:sz w:val="20"/>
          <w:szCs w:val="20"/>
        </w:rPr>
        <w:t xml:space="preserve">, blue </w:t>
      </w:r>
      <w:r w:rsidR="00AF6199" w:rsidRPr="00C50172">
        <w:rPr>
          <w:rFonts w:ascii="Arial" w:hAnsi="Arial" w:cs="Arial"/>
          <w:i w:val="0"/>
          <w:iCs w:val="0"/>
          <w:color w:val="auto"/>
          <w:sz w:val="20"/>
          <w:szCs w:val="20"/>
        </w:rPr>
        <w:t>segments</w:t>
      </w:r>
      <w:r w:rsidRPr="00C50172">
        <w:rPr>
          <w:rFonts w:ascii="Arial" w:hAnsi="Arial" w:cs="Arial"/>
          <w:i w:val="0"/>
          <w:iCs w:val="0"/>
          <w:color w:val="auto"/>
          <w:sz w:val="20"/>
          <w:szCs w:val="20"/>
        </w:rPr>
        <w:t xml:space="preserve"> are </w:t>
      </w:r>
      <w:r w:rsidR="00AF6199" w:rsidRPr="00C50172">
        <w:rPr>
          <w:rFonts w:ascii="Arial" w:hAnsi="Arial" w:cs="Arial"/>
          <w:i w:val="0"/>
          <w:iCs w:val="0"/>
          <w:color w:val="auto"/>
          <w:sz w:val="20"/>
          <w:szCs w:val="20"/>
        </w:rPr>
        <w:t>initial biomass,</w:t>
      </w:r>
      <w:r w:rsidRPr="00C50172">
        <w:rPr>
          <w:rFonts w:ascii="Arial" w:hAnsi="Arial" w:cs="Arial"/>
          <w:i w:val="0"/>
          <w:iCs w:val="0"/>
          <w:color w:val="auto"/>
          <w:sz w:val="20"/>
          <w:szCs w:val="20"/>
        </w:rPr>
        <w:t xml:space="preserve"> red </w:t>
      </w:r>
      <w:r w:rsidR="00AF6199" w:rsidRPr="00C50172">
        <w:rPr>
          <w:rFonts w:ascii="Arial" w:hAnsi="Arial" w:cs="Arial"/>
          <w:i w:val="0"/>
          <w:iCs w:val="0"/>
          <w:color w:val="auto"/>
          <w:sz w:val="20"/>
          <w:szCs w:val="20"/>
        </w:rPr>
        <w:t>segments</w:t>
      </w:r>
      <w:r w:rsidRPr="00C50172">
        <w:rPr>
          <w:rFonts w:ascii="Arial" w:hAnsi="Arial" w:cs="Arial"/>
          <w:i w:val="0"/>
          <w:iCs w:val="0"/>
          <w:color w:val="auto"/>
          <w:sz w:val="20"/>
          <w:szCs w:val="20"/>
        </w:rPr>
        <w:t xml:space="preserve"> are </w:t>
      </w:r>
      <w:r w:rsidR="00AF6199" w:rsidRPr="00C50172">
        <w:rPr>
          <w:rFonts w:ascii="Arial" w:hAnsi="Arial" w:cs="Arial"/>
          <w:i w:val="0"/>
          <w:iCs w:val="0"/>
          <w:color w:val="auto"/>
          <w:sz w:val="20"/>
          <w:szCs w:val="20"/>
        </w:rPr>
        <w:t xml:space="preserve">depleted biomass and green segments are recovered biomass. </w:t>
      </w:r>
    </w:p>
    <w:p w14:paraId="10F9448F" w14:textId="04FB04FD" w:rsidR="00EF0456" w:rsidRPr="00CB1F4D" w:rsidRDefault="004F013D" w:rsidP="009C390B">
      <w:pPr>
        <w:keepNext/>
        <w:spacing w:line="276" w:lineRule="auto"/>
        <w:rPr>
          <w:rFonts w:ascii="Arial" w:hAnsi="Arial" w:cs="Arial"/>
        </w:rPr>
      </w:pPr>
      <w:r>
        <w:rPr>
          <w:noProof/>
        </w:rPr>
        <w:lastRenderedPageBreak/>
        <w:t xml:space="preserve"> </w:t>
      </w:r>
      <w:r>
        <w:rPr>
          <w:noProof/>
        </w:rPr>
        <w:drawing>
          <wp:inline distT="0" distB="0" distL="0" distR="0" wp14:anchorId="3ED2E15F" wp14:editId="5E491F95">
            <wp:extent cx="5486400" cy="3657600"/>
            <wp:effectExtent l="0" t="0" r="0" b="0"/>
            <wp:docPr id="1761582859" name="Picture 4"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82859" name="Picture 4" descr="A graph of different types of data&#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r w:rsidRPr="00CB1F4D">
        <w:rPr>
          <w:rFonts w:ascii="Arial" w:hAnsi="Arial" w:cs="Arial"/>
          <w:noProof/>
        </w:rPr>
        <w:t xml:space="preserve"> </w:t>
      </w:r>
      <w:r w:rsidR="004441D1" w:rsidRPr="00CB1F4D">
        <w:rPr>
          <w:rFonts w:ascii="Arial" w:hAnsi="Arial" w:cs="Arial"/>
          <w:noProof/>
        </w:rPr>
        <w:t xml:space="preserve">  </w:t>
      </w:r>
    </w:p>
    <w:p w14:paraId="45C7D965" w14:textId="02C8D37B" w:rsidR="00BE1103" w:rsidRPr="00C50172" w:rsidRDefault="00EF0456" w:rsidP="009C390B">
      <w:pPr>
        <w:pStyle w:val="Caption"/>
        <w:spacing w:line="276" w:lineRule="auto"/>
        <w:rPr>
          <w:rFonts w:ascii="Arial" w:hAnsi="Arial" w:cs="Arial"/>
          <w:i w:val="0"/>
          <w:iCs w:val="0"/>
          <w:color w:val="auto"/>
          <w:sz w:val="20"/>
          <w:szCs w:val="20"/>
        </w:rPr>
      </w:pPr>
      <w:r w:rsidRPr="00C50172">
        <w:rPr>
          <w:rFonts w:ascii="Arial" w:hAnsi="Arial" w:cs="Arial"/>
          <w:i w:val="0"/>
          <w:iCs w:val="0"/>
          <w:color w:val="auto"/>
          <w:sz w:val="20"/>
          <w:szCs w:val="20"/>
        </w:rPr>
        <w:t xml:space="preserve">Figure </w:t>
      </w:r>
      <w:r w:rsidR="009B7D76" w:rsidRPr="00C50172">
        <w:rPr>
          <w:rFonts w:ascii="Arial" w:hAnsi="Arial" w:cs="Arial"/>
          <w:i w:val="0"/>
          <w:iCs w:val="0"/>
          <w:color w:val="auto"/>
          <w:sz w:val="20"/>
          <w:szCs w:val="20"/>
        </w:rPr>
        <w:fldChar w:fldCharType="begin"/>
      </w:r>
      <w:r w:rsidR="009B7D76" w:rsidRPr="00C50172">
        <w:rPr>
          <w:rFonts w:ascii="Arial" w:hAnsi="Arial" w:cs="Arial"/>
          <w:i w:val="0"/>
          <w:iCs w:val="0"/>
          <w:color w:val="auto"/>
          <w:sz w:val="20"/>
          <w:szCs w:val="20"/>
        </w:rPr>
        <w:instrText xml:space="preserve"> SEQ Figure \* ARABIC </w:instrText>
      </w:r>
      <w:r w:rsidR="009B7D76" w:rsidRPr="00C50172">
        <w:rPr>
          <w:rFonts w:ascii="Arial" w:hAnsi="Arial" w:cs="Arial"/>
          <w:i w:val="0"/>
          <w:iCs w:val="0"/>
          <w:color w:val="auto"/>
          <w:sz w:val="20"/>
          <w:szCs w:val="20"/>
        </w:rPr>
        <w:fldChar w:fldCharType="separate"/>
      </w:r>
      <w:r w:rsidR="00A40E25">
        <w:rPr>
          <w:rFonts w:ascii="Arial" w:hAnsi="Arial" w:cs="Arial"/>
          <w:i w:val="0"/>
          <w:iCs w:val="0"/>
          <w:noProof/>
          <w:color w:val="auto"/>
          <w:sz w:val="20"/>
          <w:szCs w:val="20"/>
        </w:rPr>
        <w:t>3</w:t>
      </w:r>
      <w:r w:rsidR="009B7D76" w:rsidRPr="00C50172">
        <w:rPr>
          <w:rFonts w:ascii="Arial" w:hAnsi="Arial" w:cs="Arial"/>
          <w:i w:val="0"/>
          <w:iCs w:val="0"/>
          <w:noProof/>
          <w:color w:val="auto"/>
          <w:sz w:val="20"/>
          <w:szCs w:val="20"/>
        </w:rPr>
        <w:fldChar w:fldCharType="end"/>
      </w:r>
      <w:r w:rsidR="00117E5D" w:rsidRPr="00C50172">
        <w:rPr>
          <w:rFonts w:ascii="Arial" w:hAnsi="Arial" w:cs="Arial"/>
          <w:i w:val="0"/>
          <w:iCs w:val="0"/>
          <w:color w:val="auto"/>
          <w:sz w:val="20"/>
          <w:szCs w:val="20"/>
        </w:rPr>
        <w:t>: P</w:t>
      </w:r>
      <w:r w:rsidRPr="00C50172">
        <w:rPr>
          <w:rFonts w:ascii="Arial" w:hAnsi="Arial" w:cs="Arial"/>
          <w:i w:val="0"/>
          <w:iCs w:val="0"/>
          <w:color w:val="auto"/>
          <w:sz w:val="20"/>
          <w:szCs w:val="20"/>
        </w:rPr>
        <w:t xml:space="preserve">roduction rate </w:t>
      </w:r>
      <w:r w:rsidR="00117E5D" w:rsidRPr="00C50172">
        <w:rPr>
          <w:rFonts w:ascii="Arial" w:hAnsi="Arial" w:cs="Arial"/>
          <w:i w:val="0"/>
          <w:iCs w:val="0"/>
          <w:color w:val="auto"/>
          <w:sz w:val="20"/>
          <w:szCs w:val="20"/>
        </w:rPr>
        <w:t xml:space="preserve">(y axis) </w:t>
      </w:r>
      <w:r w:rsidRPr="00C50172">
        <w:rPr>
          <w:rFonts w:ascii="Arial" w:hAnsi="Arial" w:cs="Arial"/>
          <w:i w:val="0"/>
          <w:iCs w:val="0"/>
          <w:color w:val="auto"/>
          <w:sz w:val="20"/>
          <w:szCs w:val="20"/>
        </w:rPr>
        <w:t>in function of biomass</w:t>
      </w:r>
      <w:r w:rsidR="00117E5D" w:rsidRPr="00C50172">
        <w:rPr>
          <w:rFonts w:ascii="Arial" w:hAnsi="Arial" w:cs="Arial"/>
          <w:i w:val="0"/>
          <w:iCs w:val="0"/>
          <w:color w:val="auto"/>
          <w:sz w:val="20"/>
          <w:szCs w:val="20"/>
        </w:rPr>
        <w:t xml:space="preserve"> (x axis)</w:t>
      </w:r>
      <w:r w:rsidRPr="00C50172">
        <w:rPr>
          <w:rFonts w:ascii="Arial" w:hAnsi="Arial" w:cs="Arial"/>
          <w:i w:val="0"/>
          <w:iCs w:val="0"/>
          <w:color w:val="auto"/>
          <w:sz w:val="20"/>
          <w:szCs w:val="20"/>
        </w:rPr>
        <w:t xml:space="preserve">, </w:t>
      </w:r>
      <w:r w:rsidR="00117E5D" w:rsidRPr="00C50172">
        <w:rPr>
          <w:rFonts w:ascii="Arial" w:hAnsi="Arial" w:cs="Arial"/>
          <w:i w:val="0"/>
          <w:iCs w:val="0"/>
          <w:color w:val="auto"/>
          <w:sz w:val="20"/>
          <w:szCs w:val="20"/>
          <w:lang w:val="en-CA"/>
        </w:rPr>
        <w:t>the black vertical dashed line is the estimated breakpoint (Ψ) in the relationship between production rate and biomass, the red solid line is a linear regression line in the compensation zone (biomass &gt; Ψ), the blue solid line is a linear regression line in the depensation zone (biomass &lt; Ψ), the red dashed line is the expected compensatory production rates at biomass &lt; Ψ.</w:t>
      </w:r>
    </w:p>
    <w:p w14:paraId="1EEBE16B" w14:textId="77777777" w:rsidR="00117E5D" w:rsidRPr="00CB1F4D" w:rsidRDefault="00117E5D" w:rsidP="009C390B">
      <w:pPr>
        <w:spacing w:line="276" w:lineRule="auto"/>
        <w:rPr>
          <w:rFonts w:ascii="Arial" w:hAnsi="Arial" w:cs="Arial"/>
        </w:rPr>
      </w:pPr>
    </w:p>
    <w:p w14:paraId="5A3384A9" w14:textId="2BF68A13" w:rsidR="00EF0456" w:rsidRPr="00CB1F4D" w:rsidRDefault="00FF2E42" w:rsidP="00FF2E42">
      <w:pPr>
        <w:keepNext/>
        <w:spacing w:line="276" w:lineRule="auto"/>
        <w:jc w:val="center"/>
        <w:rPr>
          <w:rFonts w:ascii="Arial" w:hAnsi="Arial" w:cs="Arial"/>
        </w:rPr>
      </w:pPr>
      <w:r>
        <w:rPr>
          <w:noProof/>
        </w:rPr>
        <w:lastRenderedPageBreak/>
        <w:drawing>
          <wp:inline distT="0" distB="0" distL="0" distR="0" wp14:anchorId="5B078948" wp14:editId="10525A1E">
            <wp:extent cx="5486400" cy="3657600"/>
            <wp:effectExtent l="0" t="0" r="0" b="0"/>
            <wp:docPr id="893867304" name="Picture 11" descr="A graph of a number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67304" name="Picture 11" descr="A graph of a number of black dot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0575297B" w14:textId="2588389D" w:rsidR="0072607F" w:rsidRDefault="00EF0456" w:rsidP="009C390B">
      <w:pPr>
        <w:pStyle w:val="Caption"/>
        <w:spacing w:line="276" w:lineRule="auto"/>
        <w:rPr>
          <w:rFonts w:ascii="Arial" w:hAnsi="Arial" w:cs="Arial"/>
          <w:i w:val="0"/>
          <w:iCs w:val="0"/>
          <w:sz w:val="20"/>
          <w:szCs w:val="20"/>
        </w:rPr>
      </w:pPr>
      <w:r w:rsidRPr="00C50172">
        <w:rPr>
          <w:rFonts w:ascii="Arial" w:hAnsi="Arial" w:cs="Arial"/>
          <w:i w:val="0"/>
          <w:iCs w:val="0"/>
          <w:sz w:val="20"/>
          <w:szCs w:val="20"/>
        </w:rPr>
        <w:t xml:space="preserve">Figure </w:t>
      </w:r>
      <w:r w:rsidRPr="00C50172">
        <w:rPr>
          <w:rFonts w:ascii="Arial" w:hAnsi="Arial" w:cs="Arial"/>
          <w:i w:val="0"/>
          <w:iCs w:val="0"/>
          <w:sz w:val="20"/>
          <w:szCs w:val="20"/>
        </w:rPr>
        <w:fldChar w:fldCharType="begin"/>
      </w:r>
      <w:r w:rsidRPr="00C50172">
        <w:rPr>
          <w:rFonts w:ascii="Arial" w:hAnsi="Arial" w:cs="Arial"/>
          <w:i w:val="0"/>
          <w:iCs w:val="0"/>
          <w:sz w:val="20"/>
          <w:szCs w:val="20"/>
        </w:rPr>
        <w:instrText xml:space="preserve"> SEQ Figure \* ARABIC </w:instrText>
      </w:r>
      <w:r w:rsidRPr="00C50172">
        <w:rPr>
          <w:rFonts w:ascii="Arial" w:hAnsi="Arial" w:cs="Arial"/>
          <w:i w:val="0"/>
          <w:iCs w:val="0"/>
          <w:sz w:val="20"/>
          <w:szCs w:val="20"/>
        </w:rPr>
        <w:fldChar w:fldCharType="separate"/>
      </w:r>
      <w:r w:rsidR="00A40E25">
        <w:rPr>
          <w:rFonts w:ascii="Arial" w:hAnsi="Arial" w:cs="Arial"/>
          <w:i w:val="0"/>
          <w:iCs w:val="0"/>
          <w:noProof/>
          <w:sz w:val="20"/>
          <w:szCs w:val="20"/>
        </w:rPr>
        <w:t>4</w:t>
      </w:r>
      <w:r w:rsidRPr="00C50172">
        <w:rPr>
          <w:rFonts w:ascii="Arial" w:hAnsi="Arial" w:cs="Arial"/>
          <w:i w:val="0"/>
          <w:iCs w:val="0"/>
          <w:sz w:val="20"/>
          <w:szCs w:val="20"/>
        </w:rPr>
        <w:fldChar w:fldCharType="end"/>
      </w:r>
      <w:r w:rsidRPr="00C50172">
        <w:rPr>
          <w:rFonts w:ascii="Arial" w:hAnsi="Arial" w:cs="Arial"/>
          <w:i w:val="0"/>
          <w:iCs w:val="0"/>
          <w:sz w:val="20"/>
          <w:szCs w:val="20"/>
        </w:rPr>
        <w:t xml:space="preserve">: </w:t>
      </w:r>
      <w:r w:rsidR="00EF3692" w:rsidRPr="00C50172">
        <w:rPr>
          <w:rFonts w:ascii="Arial" w:hAnsi="Arial" w:cs="Arial"/>
          <w:i w:val="0"/>
          <w:iCs w:val="0"/>
          <w:sz w:val="20"/>
          <w:szCs w:val="20"/>
        </w:rPr>
        <w:t xml:space="preserve">Depensation stocks; </w:t>
      </w:r>
      <w:r w:rsidR="00965A31" w:rsidRPr="00C50172">
        <w:rPr>
          <w:rFonts w:ascii="Arial" w:hAnsi="Arial" w:cs="Arial"/>
          <w:i w:val="0"/>
          <w:iCs w:val="0"/>
          <w:sz w:val="20"/>
          <w:szCs w:val="20"/>
        </w:rPr>
        <w:t xml:space="preserve">Atlantic cod stocks production rate (y axis) in function of biomass (x axis)  the blue solid line is a linear regression line </w:t>
      </w:r>
      <w:r w:rsidRPr="00C50172">
        <w:rPr>
          <w:rFonts w:ascii="Arial" w:hAnsi="Arial" w:cs="Arial"/>
          <w:i w:val="0"/>
          <w:iCs w:val="0"/>
          <w:sz w:val="20"/>
          <w:szCs w:val="20"/>
        </w:rPr>
        <w:t>over the range of data</w:t>
      </w:r>
      <w:r w:rsidR="00965A31" w:rsidRPr="00C50172">
        <w:rPr>
          <w:rFonts w:ascii="Arial" w:hAnsi="Arial" w:cs="Arial"/>
          <w:i w:val="0"/>
          <w:iCs w:val="0"/>
          <w:sz w:val="20"/>
          <w:szCs w:val="20"/>
        </w:rPr>
        <w:t xml:space="preserve">, showing only stock where a linear regression had </w:t>
      </w:r>
      <w:r w:rsidR="002567EF" w:rsidRPr="00C50172">
        <w:rPr>
          <w:rFonts w:ascii="Arial" w:hAnsi="Arial" w:cs="Arial"/>
          <w:i w:val="0"/>
          <w:iCs w:val="0"/>
          <w:sz w:val="20"/>
          <w:szCs w:val="20"/>
        </w:rPr>
        <w:t xml:space="preserve">a positive slope and </w:t>
      </w:r>
      <w:r w:rsidR="00965A31" w:rsidRPr="00C50172">
        <w:rPr>
          <w:rFonts w:ascii="Arial" w:hAnsi="Arial" w:cs="Arial"/>
          <w:i w:val="0"/>
          <w:iCs w:val="0"/>
          <w:sz w:val="20"/>
          <w:szCs w:val="20"/>
        </w:rPr>
        <w:t>lower AIC than a segmented regression model.</w:t>
      </w:r>
    </w:p>
    <w:p w14:paraId="49CF5A2B" w14:textId="08D9FD12" w:rsidR="00FF2E42" w:rsidRPr="00FF2E42" w:rsidRDefault="00FF2E42" w:rsidP="00FF2E42"/>
    <w:p w14:paraId="5F8447FD" w14:textId="6D90A907" w:rsidR="00EF3692" w:rsidRPr="00CB1F4D" w:rsidRDefault="00FF2E42" w:rsidP="00FF2E42">
      <w:pPr>
        <w:keepNext/>
        <w:spacing w:line="276" w:lineRule="auto"/>
        <w:jc w:val="center"/>
        <w:rPr>
          <w:rFonts w:ascii="Arial" w:hAnsi="Arial" w:cs="Arial"/>
        </w:rPr>
      </w:pPr>
      <w:r>
        <w:rPr>
          <w:noProof/>
        </w:rPr>
        <w:lastRenderedPageBreak/>
        <w:drawing>
          <wp:inline distT="0" distB="0" distL="0" distR="0" wp14:anchorId="6FCCC105" wp14:editId="3B964E9B">
            <wp:extent cx="5486400" cy="3657600"/>
            <wp:effectExtent l="0" t="0" r="0" b="0"/>
            <wp:docPr id="689245770" name="Picture 12" descr="A graph of a number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45770" name="Picture 12" descr="A graph of a number of black dot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5C16533E" w14:textId="7FFA6EE1" w:rsidR="00EF3692" w:rsidRDefault="00EF3692" w:rsidP="009C390B">
      <w:pPr>
        <w:spacing w:line="276" w:lineRule="auto"/>
        <w:rPr>
          <w:rFonts w:ascii="Arial" w:hAnsi="Arial" w:cs="Arial"/>
          <w:sz w:val="20"/>
          <w:szCs w:val="20"/>
        </w:rPr>
      </w:pPr>
      <w:r w:rsidRPr="00CB1F4D">
        <w:rPr>
          <w:rFonts w:ascii="Arial" w:hAnsi="Arial" w:cs="Arial"/>
          <w:sz w:val="20"/>
          <w:szCs w:val="20"/>
        </w:rPr>
        <w:t xml:space="preserve">Figure 5: Compensation stocks; Atlantic cod stocks production rate (y axis) in function of biomass (x axis)  the blue solid line is a linear regression line over the range of data, showing only stock where a linear regression had </w:t>
      </w:r>
      <w:r w:rsidR="002567EF" w:rsidRPr="00CB1F4D">
        <w:rPr>
          <w:rFonts w:ascii="Arial" w:hAnsi="Arial" w:cs="Arial"/>
          <w:sz w:val="20"/>
          <w:szCs w:val="20"/>
        </w:rPr>
        <w:t xml:space="preserve">a negative slope and </w:t>
      </w:r>
      <w:r w:rsidRPr="00CB1F4D">
        <w:rPr>
          <w:rFonts w:ascii="Arial" w:hAnsi="Arial" w:cs="Arial"/>
          <w:sz w:val="20"/>
          <w:szCs w:val="20"/>
        </w:rPr>
        <w:t xml:space="preserve">lower AIC than a segmented regression </w:t>
      </w:r>
      <w:commentRangeStart w:id="20"/>
      <w:r w:rsidRPr="00CB1F4D">
        <w:rPr>
          <w:rFonts w:ascii="Arial" w:hAnsi="Arial" w:cs="Arial"/>
          <w:sz w:val="20"/>
          <w:szCs w:val="20"/>
        </w:rPr>
        <w:t>model</w:t>
      </w:r>
      <w:commentRangeEnd w:id="20"/>
      <w:r w:rsidR="00787D8D" w:rsidRPr="00CB1F4D">
        <w:rPr>
          <w:rStyle w:val="CommentReference"/>
          <w:rFonts w:ascii="Arial" w:hAnsi="Arial" w:cs="Arial"/>
        </w:rPr>
        <w:commentReference w:id="20"/>
      </w:r>
    </w:p>
    <w:p w14:paraId="5B8B6F2D" w14:textId="3C52FACC" w:rsidR="00FF2E42" w:rsidRDefault="00FF2E42" w:rsidP="009C390B">
      <w:pPr>
        <w:spacing w:line="276" w:lineRule="auto"/>
        <w:rPr>
          <w:rFonts w:ascii="Arial" w:hAnsi="Arial" w:cs="Arial"/>
          <w:sz w:val="20"/>
          <w:szCs w:val="20"/>
        </w:rPr>
      </w:pPr>
      <w:r>
        <w:rPr>
          <w:noProof/>
        </w:rPr>
        <w:lastRenderedPageBreak/>
        <w:drawing>
          <wp:inline distT="0" distB="0" distL="0" distR="0" wp14:anchorId="566C4704" wp14:editId="0D6A2190">
            <wp:extent cx="5486400" cy="5486400"/>
            <wp:effectExtent l="0" t="0" r="0" b="0"/>
            <wp:docPr id="966724056" name="Picture 13" descr="A graph of a number of pl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24056" name="Picture 13" descr="A graph of a number of plot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7FB07C3E" w14:textId="5C5869BA" w:rsidR="00FF2E42" w:rsidRPr="00FF2E42" w:rsidRDefault="003A0E93" w:rsidP="00FF2E42">
      <w:pPr>
        <w:rPr>
          <w:rFonts w:ascii="Arial" w:hAnsi="Arial" w:cs="Arial"/>
          <w:sz w:val="20"/>
          <w:szCs w:val="20"/>
        </w:rPr>
      </w:pPr>
      <w:r w:rsidRPr="003A0E93">
        <w:rPr>
          <w:rFonts w:ascii="Arial" w:hAnsi="Arial" w:cs="Arial"/>
          <w:sz w:val="20"/>
          <w:szCs w:val="20"/>
          <w:highlight w:val="yellow"/>
        </w:rPr>
        <w:t xml:space="preserve">Alternative figure with all </w:t>
      </w:r>
      <w:proofErr w:type="spellStart"/>
      <w:r w:rsidRPr="003A0E93">
        <w:rPr>
          <w:rFonts w:ascii="Arial" w:hAnsi="Arial" w:cs="Arial"/>
          <w:sz w:val="20"/>
          <w:szCs w:val="20"/>
          <w:highlight w:val="yellow"/>
        </w:rPr>
        <w:t>lm</w:t>
      </w:r>
      <w:proofErr w:type="spellEnd"/>
      <w:r w:rsidRPr="003A0E93">
        <w:rPr>
          <w:rFonts w:ascii="Arial" w:hAnsi="Arial" w:cs="Arial"/>
          <w:sz w:val="20"/>
          <w:szCs w:val="20"/>
          <w:highlight w:val="yellow"/>
        </w:rPr>
        <w:t xml:space="preserve"> stocks , compared to the 2 figures above. I am somewhat unsatisfied by both options. Would like to summarize the information a bit more</w:t>
      </w:r>
      <w:r w:rsidR="00FF2E42">
        <w:rPr>
          <w:rFonts w:ascii="Arial" w:hAnsi="Arial" w:cs="Arial"/>
          <w:sz w:val="20"/>
          <w:szCs w:val="20"/>
        </w:rPr>
        <w:br w:type="page"/>
      </w:r>
    </w:p>
    <w:p w14:paraId="32CBAA72" w14:textId="6264CDA6" w:rsidR="00070BC3" w:rsidRPr="00C50172" w:rsidRDefault="00070BC3" w:rsidP="009C390B">
      <w:pPr>
        <w:pStyle w:val="Caption"/>
        <w:keepNext/>
        <w:spacing w:line="276" w:lineRule="auto"/>
        <w:rPr>
          <w:rFonts w:ascii="Arial" w:hAnsi="Arial" w:cs="Arial"/>
          <w:i w:val="0"/>
          <w:iCs w:val="0"/>
          <w:sz w:val="20"/>
          <w:szCs w:val="20"/>
        </w:rPr>
      </w:pPr>
      <w:r w:rsidRPr="00C50172">
        <w:rPr>
          <w:rFonts w:ascii="Arial" w:hAnsi="Arial" w:cs="Arial"/>
          <w:i w:val="0"/>
          <w:iCs w:val="0"/>
          <w:color w:val="auto"/>
          <w:sz w:val="20"/>
          <w:szCs w:val="20"/>
        </w:rPr>
        <w:lastRenderedPageBreak/>
        <w:t xml:space="preserve">Table </w:t>
      </w:r>
      <w:r w:rsidRPr="00C50172">
        <w:rPr>
          <w:rFonts w:ascii="Arial" w:hAnsi="Arial" w:cs="Arial"/>
          <w:i w:val="0"/>
          <w:iCs w:val="0"/>
          <w:color w:val="auto"/>
          <w:sz w:val="20"/>
          <w:szCs w:val="20"/>
        </w:rPr>
        <w:fldChar w:fldCharType="begin"/>
      </w:r>
      <w:r w:rsidRPr="00C50172">
        <w:rPr>
          <w:rFonts w:ascii="Arial" w:hAnsi="Arial" w:cs="Arial"/>
          <w:i w:val="0"/>
          <w:iCs w:val="0"/>
          <w:color w:val="auto"/>
          <w:sz w:val="20"/>
          <w:szCs w:val="20"/>
        </w:rPr>
        <w:instrText xml:space="preserve"> SEQ Table \* ARABIC </w:instrText>
      </w:r>
      <w:r w:rsidRPr="00C50172">
        <w:rPr>
          <w:rFonts w:ascii="Arial" w:hAnsi="Arial" w:cs="Arial"/>
          <w:i w:val="0"/>
          <w:iCs w:val="0"/>
          <w:color w:val="auto"/>
          <w:sz w:val="20"/>
          <w:szCs w:val="20"/>
        </w:rPr>
        <w:fldChar w:fldCharType="separate"/>
      </w:r>
      <w:r w:rsidR="00A40E25">
        <w:rPr>
          <w:rFonts w:ascii="Arial" w:hAnsi="Arial" w:cs="Arial"/>
          <w:i w:val="0"/>
          <w:iCs w:val="0"/>
          <w:noProof/>
          <w:color w:val="auto"/>
          <w:sz w:val="20"/>
          <w:szCs w:val="20"/>
        </w:rPr>
        <w:t>2</w:t>
      </w:r>
      <w:r w:rsidRPr="00C50172">
        <w:rPr>
          <w:rFonts w:ascii="Arial" w:hAnsi="Arial" w:cs="Arial"/>
          <w:i w:val="0"/>
          <w:iCs w:val="0"/>
          <w:noProof/>
          <w:color w:val="auto"/>
          <w:sz w:val="20"/>
          <w:szCs w:val="20"/>
        </w:rPr>
        <w:fldChar w:fldCharType="end"/>
      </w:r>
      <w:r w:rsidRPr="00C50172">
        <w:rPr>
          <w:rFonts w:ascii="Arial" w:hAnsi="Arial" w:cs="Arial"/>
          <w:i w:val="0"/>
          <w:iCs w:val="0"/>
          <w:color w:val="auto"/>
          <w:sz w:val="20"/>
          <w:szCs w:val="20"/>
        </w:rPr>
        <w:t>: Atlantic cod stock identification label (Stock ID), Allee effect strength (As), production rate at lowest observed biomass, lowest depletion level (fraction of proxy for biomass limit reference point), Allee effect detected, and stock status in terminal year.</w:t>
      </w:r>
    </w:p>
    <w:tbl>
      <w:tblPr>
        <w:tblW w:w="927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0"/>
        <w:gridCol w:w="1220"/>
        <w:gridCol w:w="1125"/>
        <w:gridCol w:w="895"/>
        <w:gridCol w:w="1080"/>
        <w:gridCol w:w="990"/>
        <w:gridCol w:w="1350"/>
        <w:gridCol w:w="1260"/>
      </w:tblGrid>
      <w:tr w:rsidR="00CC506F" w:rsidRPr="00CB1F4D" w14:paraId="2619F6FA" w14:textId="77777777" w:rsidTr="00CC506F">
        <w:trPr>
          <w:trHeight w:val="980"/>
        </w:trPr>
        <w:tc>
          <w:tcPr>
            <w:tcW w:w="1350" w:type="dxa"/>
            <w:shd w:val="clear" w:color="auto" w:fill="auto"/>
            <w:noWrap/>
            <w:vAlign w:val="center"/>
            <w:hideMark/>
          </w:tcPr>
          <w:p w14:paraId="725A70F4" w14:textId="777777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Stock ID</w:t>
            </w:r>
          </w:p>
        </w:tc>
        <w:tc>
          <w:tcPr>
            <w:tcW w:w="1220" w:type="dxa"/>
            <w:vAlign w:val="center"/>
          </w:tcPr>
          <w:p w14:paraId="6C825BE5" w14:textId="500E0EB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Allee effect</w:t>
            </w:r>
          </w:p>
        </w:tc>
        <w:tc>
          <w:tcPr>
            <w:tcW w:w="1125" w:type="dxa"/>
            <w:shd w:val="clear" w:color="auto" w:fill="auto"/>
            <w:noWrap/>
            <w:vAlign w:val="center"/>
            <w:hideMark/>
          </w:tcPr>
          <w:p w14:paraId="12AC3828" w14:textId="620EEB1A"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commentRangeStart w:id="21"/>
            <w:commentRangeStart w:id="22"/>
            <w:r w:rsidRPr="00CC506F">
              <w:rPr>
                <w:rFonts w:ascii="Arial" w:eastAsia="Times New Roman" w:hAnsi="Arial" w:cs="Arial"/>
                <w:color w:val="000000"/>
                <w:kern w:val="0"/>
                <w:sz w:val="18"/>
                <w:szCs w:val="18"/>
                <w14:ligatures w14:val="none"/>
              </w:rPr>
              <w:t>Allee effect strength (A</w:t>
            </w:r>
            <w:r w:rsidRPr="00CC506F">
              <w:rPr>
                <w:rFonts w:ascii="Arial" w:eastAsia="Times New Roman" w:hAnsi="Arial" w:cs="Arial"/>
                <w:color w:val="000000"/>
                <w:kern w:val="0"/>
                <w:sz w:val="18"/>
                <w:szCs w:val="18"/>
                <w:vertAlign w:val="subscript"/>
                <w14:ligatures w14:val="none"/>
              </w:rPr>
              <w:t>s</w:t>
            </w:r>
            <w:r w:rsidRPr="00CC506F">
              <w:rPr>
                <w:rFonts w:ascii="Arial" w:eastAsia="Times New Roman" w:hAnsi="Arial" w:cs="Arial"/>
                <w:color w:val="000000"/>
                <w:kern w:val="0"/>
                <w:sz w:val="18"/>
                <w:szCs w:val="18"/>
                <w14:ligatures w14:val="none"/>
              </w:rPr>
              <w:t>)</w:t>
            </w:r>
            <w:commentRangeEnd w:id="21"/>
            <w:r w:rsidRPr="00CC506F">
              <w:rPr>
                <w:rStyle w:val="CommentReference"/>
                <w:rFonts w:ascii="Arial" w:hAnsi="Arial" w:cs="Arial"/>
                <w:sz w:val="18"/>
                <w:szCs w:val="18"/>
              </w:rPr>
              <w:commentReference w:id="21"/>
            </w:r>
            <w:commentRangeEnd w:id="22"/>
            <w:r w:rsidR="00524E7E">
              <w:rPr>
                <w:rStyle w:val="CommentReference"/>
              </w:rPr>
              <w:commentReference w:id="22"/>
            </w:r>
          </w:p>
        </w:tc>
        <w:tc>
          <w:tcPr>
            <w:tcW w:w="895" w:type="dxa"/>
            <w:vAlign w:val="center"/>
          </w:tcPr>
          <w:p w14:paraId="54ECF844" w14:textId="0B3677E2" w:rsidR="00CC506F" w:rsidRPr="00000640" w:rsidRDefault="00CC506F" w:rsidP="00CC506F">
            <w:pPr>
              <w:spacing w:after="0" w:line="276" w:lineRule="auto"/>
              <w:jc w:val="center"/>
              <w:rPr>
                <w:rFonts w:ascii="Arial" w:eastAsia="Times New Roman" w:hAnsi="Arial" w:cs="Arial"/>
                <w:color w:val="000000"/>
                <w:kern w:val="0"/>
                <w:sz w:val="18"/>
                <w:szCs w:val="18"/>
                <w:highlight w:val="yellow"/>
                <w14:ligatures w14:val="none"/>
              </w:rPr>
            </w:pPr>
            <w:r w:rsidRPr="00000640">
              <w:rPr>
                <w:rFonts w:ascii="Arial" w:eastAsia="Times New Roman" w:hAnsi="Arial" w:cs="Arial"/>
                <w:color w:val="000000"/>
                <w:kern w:val="0"/>
                <w:sz w:val="18"/>
                <w:szCs w:val="18"/>
                <w:highlight w:val="yellow"/>
                <w14:ligatures w14:val="none"/>
              </w:rPr>
              <w:t>Allee threshold/</w:t>
            </w:r>
            <w:proofErr w:type="spellStart"/>
            <w:r w:rsidRPr="00000640">
              <w:rPr>
                <w:rFonts w:ascii="Arial" w:eastAsia="Times New Roman" w:hAnsi="Arial" w:cs="Arial"/>
                <w:color w:val="000000"/>
                <w:kern w:val="0"/>
                <w:sz w:val="18"/>
                <w:szCs w:val="18"/>
                <w:highlight w:val="yellow"/>
                <w14:ligatures w14:val="none"/>
              </w:rPr>
              <w:t>Bmax</w:t>
            </w:r>
            <w:proofErr w:type="spellEnd"/>
          </w:p>
        </w:tc>
        <w:tc>
          <w:tcPr>
            <w:tcW w:w="1080" w:type="dxa"/>
            <w:vAlign w:val="center"/>
          </w:tcPr>
          <w:p w14:paraId="2372BC7C" w14:textId="4818B2A3" w:rsidR="00CC506F" w:rsidRPr="00000640" w:rsidRDefault="00CC506F" w:rsidP="00CC506F">
            <w:pPr>
              <w:spacing w:after="0" w:line="276" w:lineRule="auto"/>
              <w:jc w:val="center"/>
              <w:rPr>
                <w:rFonts w:ascii="Arial" w:eastAsia="Times New Roman" w:hAnsi="Arial" w:cs="Arial"/>
                <w:color w:val="000000"/>
                <w:kern w:val="0"/>
                <w:sz w:val="18"/>
                <w:szCs w:val="18"/>
                <w:highlight w:val="yellow"/>
                <w14:ligatures w14:val="none"/>
              </w:rPr>
            </w:pPr>
            <w:r w:rsidRPr="00000640">
              <w:rPr>
                <w:rFonts w:ascii="Arial" w:eastAsia="Times New Roman" w:hAnsi="Arial" w:cs="Arial"/>
                <w:color w:val="000000"/>
                <w:kern w:val="0"/>
                <w:sz w:val="18"/>
                <w:szCs w:val="18"/>
                <w:highlight w:val="yellow"/>
                <w14:ligatures w14:val="none"/>
              </w:rPr>
              <w:t xml:space="preserve">Allee effect </w:t>
            </w:r>
            <w:proofErr w:type="spellStart"/>
            <w:r w:rsidRPr="00000640">
              <w:rPr>
                <w:rFonts w:ascii="Arial" w:eastAsia="Times New Roman" w:hAnsi="Arial" w:cs="Arial"/>
                <w:color w:val="000000"/>
                <w:kern w:val="0"/>
                <w:sz w:val="18"/>
                <w:szCs w:val="18"/>
                <w:highlight w:val="yellow"/>
                <w14:ligatures w14:val="none"/>
              </w:rPr>
              <w:t>thrshold</w:t>
            </w:r>
            <w:proofErr w:type="spellEnd"/>
            <w:r w:rsidRPr="00000640">
              <w:rPr>
                <w:rFonts w:ascii="Arial" w:eastAsia="Times New Roman" w:hAnsi="Arial" w:cs="Arial"/>
                <w:color w:val="000000"/>
                <w:kern w:val="0"/>
                <w:sz w:val="18"/>
                <w:szCs w:val="18"/>
                <w:highlight w:val="yellow"/>
                <w14:ligatures w14:val="none"/>
              </w:rPr>
              <w:t>/</w:t>
            </w:r>
            <w:proofErr w:type="spellStart"/>
            <w:r w:rsidRPr="00000640">
              <w:rPr>
                <w:rFonts w:ascii="Arial" w:eastAsia="Times New Roman" w:hAnsi="Arial" w:cs="Arial"/>
                <w:color w:val="000000"/>
                <w:kern w:val="0"/>
                <w:sz w:val="18"/>
                <w:szCs w:val="18"/>
                <w:highlight w:val="yellow"/>
                <w14:ligatures w14:val="none"/>
              </w:rPr>
              <w:t>Bmax</w:t>
            </w:r>
            <w:proofErr w:type="spellEnd"/>
          </w:p>
        </w:tc>
        <w:tc>
          <w:tcPr>
            <w:tcW w:w="990" w:type="dxa"/>
            <w:shd w:val="clear" w:color="auto" w:fill="auto"/>
            <w:noWrap/>
            <w:vAlign w:val="center"/>
            <w:hideMark/>
          </w:tcPr>
          <w:p w14:paraId="73F2FF37" w14:textId="65CA783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Mean production rate at lowest observed biomass (</w:t>
            </w:r>
            <w:proofErr w:type="spellStart"/>
            <w:r w:rsidRPr="00CC506F">
              <w:rPr>
                <w:rFonts w:ascii="Arial" w:eastAsia="Times New Roman" w:hAnsi="Arial" w:cs="Arial"/>
                <w:color w:val="000000"/>
                <w:kern w:val="0"/>
                <w:sz w:val="18"/>
                <w:szCs w:val="18"/>
                <w14:ligatures w14:val="none"/>
              </w:rPr>
              <w:t>pr</w:t>
            </w:r>
            <w:r w:rsidRPr="00CC506F">
              <w:rPr>
                <w:rFonts w:ascii="Arial" w:eastAsia="Times New Roman" w:hAnsi="Arial" w:cs="Arial"/>
                <w:color w:val="000000"/>
                <w:kern w:val="0"/>
                <w:sz w:val="18"/>
                <w:szCs w:val="18"/>
                <w:vertAlign w:val="subscript"/>
                <w14:ligatures w14:val="none"/>
              </w:rPr>
              <w:t>d</w:t>
            </w:r>
            <w:proofErr w:type="spellEnd"/>
            <w:r w:rsidRPr="00CC506F">
              <w:rPr>
                <w:rFonts w:ascii="Arial" w:eastAsia="Times New Roman" w:hAnsi="Arial" w:cs="Arial"/>
                <w:color w:val="000000"/>
                <w:kern w:val="0"/>
                <w:sz w:val="18"/>
                <w:szCs w:val="18"/>
                <w14:ligatures w14:val="none"/>
              </w:rPr>
              <w:t>)</w:t>
            </w:r>
          </w:p>
        </w:tc>
        <w:tc>
          <w:tcPr>
            <w:tcW w:w="1350" w:type="dxa"/>
            <w:shd w:val="clear" w:color="auto" w:fill="auto"/>
            <w:noWrap/>
            <w:vAlign w:val="center"/>
            <w:hideMark/>
          </w:tcPr>
          <w:p w14:paraId="4C35D305" w14:textId="60E1EE22"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 xml:space="preserve">Minimum Depletion (relative to </w:t>
            </w:r>
            <w:proofErr w:type="spellStart"/>
            <w:r w:rsidRPr="00CC506F">
              <w:rPr>
                <w:rFonts w:ascii="Arial" w:eastAsia="Times New Roman" w:hAnsi="Arial" w:cs="Arial"/>
                <w:color w:val="000000"/>
                <w:kern w:val="0"/>
                <w:sz w:val="18"/>
                <w:szCs w:val="18"/>
                <w14:ligatures w14:val="none"/>
              </w:rPr>
              <w:t>B</w:t>
            </w:r>
            <w:r w:rsidRPr="00CC506F">
              <w:rPr>
                <w:rFonts w:ascii="Arial" w:eastAsia="Times New Roman" w:hAnsi="Arial" w:cs="Arial"/>
                <w:color w:val="000000"/>
                <w:kern w:val="0"/>
                <w:sz w:val="18"/>
                <w:szCs w:val="18"/>
                <w:vertAlign w:val="subscript"/>
                <w14:ligatures w14:val="none"/>
              </w:rPr>
              <w:t>max</w:t>
            </w:r>
            <w:proofErr w:type="spellEnd"/>
            <w:r w:rsidRPr="00CC506F">
              <w:rPr>
                <w:rFonts w:ascii="Arial" w:eastAsia="Times New Roman" w:hAnsi="Arial" w:cs="Arial"/>
                <w:color w:val="000000"/>
                <w:kern w:val="0"/>
                <w:sz w:val="18"/>
                <w:szCs w:val="18"/>
                <w14:ligatures w14:val="none"/>
              </w:rPr>
              <w:t>)</w:t>
            </w:r>
          </w:p>
        </w:tc>
        <w:tc>
          <w:tcPr>
            <w:tcW w:w="1260" w:type="dxa"/>
            <w:shd w:val="clear" w:color="auto" w:fill="auto"/>
            <w:noWrap/>
            <w:vAlign w:val="center"/>
            <w:hideMark/>
          </w:tcPr>
          <w:p w14:paraId="767CA02E" w14:textId="777777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Status</w:t>
            </w:r>
          </w:p>
        </w:tc>
      </w:tr>
      <w:tr w:rsidR="00CC506F" w:rsidRPr="00CB1F4D" w14:paraId="7D800B99" w14:textId="77777777" w:rsidTr="00CC506F">
        <w:trPr>
          <w:trHeight w:val="300"/>
        </w:trPr>
        <w:tc>
          <w:tcPr>
            <w:tcW w:w="9270" w:type="dxa"/>
            <w:gridSpan w:val="8"/>
            <w:vAlign w:val="center"/>
          </w:tcPr>
          <w:p w14:paraId="387DDD2B" w14:textId="03B5A71C" w:rsidR="00CC506F" w:rsidRPr="00CC506F" w:rsidRDefault="00CC506F" w:rsidP="00CC506F">
            <w:pPr>
              <w:spacing w:after="0" w:line="276"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Northwest Atlantic stocks</w:t>
            </w:r>
          </w:p>
        </w:tc>
      </w:tr>
      <w:tr w:rsidR="00CC506F" w:rsidRPr="00CB1F4D" w14:paraId="3ED4BAFD" w14:textId="77777777" w:rsidTr="00CC506F">
        <w:trPr>
          <w:trHeight w:val="300"/>
        </w:trPr>
        <w:tc>
          <w:tcPr>
            <w:tcW w:w="1350" w:type="dxa"/>
            <w:shd w:val="clear" w:color="auto" w:fill="auto"/>
            <w:noWrap/>
            <w:vAlign w:val="center"/>
          </w:tcPr>
          <w:p w14:paraId="4D24AECF" w14:textId="253BCEB2" w:rsidR="00CC506F" w:rsidRPr="00CC506F" w:rsidRDefault="00CC506F" w:rsidP="00CC506F">
            <w:pPr>
              <w:spacing w:after="0" w:line="276"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4TVn</w:t>
            </w:r>
          </w:p>
        </w:tc>
        <w:tc>
          <w:tcPr>
            <w:tcW w:w="1220" w:type="dxa"/>
            <w:vAlign w:val="center"/>
          </w:tcPr>
          <w:p w14:paraId="78A6CF0E" w14:textId="61757A95"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Yes</w:t>
            </w:r>
          </w:p>
        </w:tc>
        <w:tc>
          <w:tcPr>
            <w:tcW w:w="1125" w:type="dxa"/>
            <w:shd w:val="clear" w:color="auto" w:fill="auto"/>
            <w:noWrap/>
            <w:vAlign w:val="center"/>
          </w:tcPr>
          <w:p w14:paraId="13531AD0" w14:textId="1B6705CE"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commentRangeStart w:id="23"/>
            <w:commentRangeStart w:id="24"/>
            <w:r w:rsidRPr="00CC506F">
              <w:rPr>
                <w:rFonts w:ascii="Arial" w:eastAsia="Times New Roman" w:hAnsi="Arial" w:cs="Arial"/>
                <w:color w:val="000000"/>
                <w:kern w:val="0"/>
                <w:sz w:val="18"/>
                <w:szCs w:val="18"/>
                <w14:ligatures w14:val="none"/>
              </w:rPr>
              <w:t>1.22</w:t>
            </w:r>
            <w:commentRangeEnd w:id="23"/>
            <w:r w:rsidRPr="00CC506F">
              <w:rPr>
                <w:rStyle w:val="CommentReference"/>
                <w:rFonts w:ascii="Arial" w:hAnsi="Arial" w:cs="Arial"/>
                <w:sz w:val="18"/>
                <w:szCs w:val="18"/>
              </w:rPr>
              <w:commentReference w:id="23"/>
            </w:r>
            <w:commentRangeEnd w:id="24"/>
            <w:r w:rsidR="00524E7E">
              <w:rPr>
                <w:rStyle w:val="CommentReference"/>
              </w:rPr>
              <w:commentReference w:id="24"/>
            </w:r>
          </w:p>
        </w:tc>
        <w:tc>
          <w:tcPr>
            <w:tcW w:w="895" w:type="dxa"/>
            <w:vAlign w:val="center"/>
          </w:tcPr>
          <w:p w14:paraId="177885FA" w14:textId="0618A15C"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0.27</w:t>
            </w:r>
          </w:p>
        </w:tc>
        <w:tc>
          <w:tcPr>
            <w:tcW w:w="1080" w:type="dxa"/>
            <w:vAlign w:val="center"/>
          </w:tcPr>
          <w:p w14:paraId="29218494" w14:textId="0E86D99C"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0.07</w:t>
            </w:r>
          </w:p>
        </w:tc>
        <w:tc>
          <w:tcPr>
            <w:tcW w:w="990" w:type="dxa"/>
            <w:shd w:val="clear" w:color="auto" w:fill="auto"/>
            <w:noWrap/>
            <w:vAlign w:val="center"/>
          </w:tcPr>
          <w:p w14:paraId="76384858" w14:textId="103DACF9"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-0.06</w:t>
            </w:r>
          </w:p>
        </w:tc>
        <w:tc>
          <w:tcPr>
            <w:tcW w:w="1350" w:type="dxa"/>
            <w:shd w:val="clear" w:color="auto" w:fill="auto"/>
            <w:noWrap/>
            <w:vAlign w:val="center"/>
          </w:tcPr>
          <w:p w14:paraId="683C4D4E" w14:textId="2A94F18E"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0.02</w:t>
            </w:r>
          </w:p>
        </w:tc>
        <w:tc>
          <w:tcPr>
            <w:tcW w:w="1260" w:type="dxa"/>
            <w:shd w:val="clear" w:color="auto" w:fill="auto"/>
            <w:noWrap/>
            <w:vAlign w:val="center"/>
          </w:tcPr>
          <w:p w14:paraId="69460904" w14:textId="2D8844A6"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CC506F" w:rsidRPr="00CB1F4D" w14:paraId="2E897B37" w14:textId="77777777" w:rsidTr="00CC506F">
        <w:trPr>
          <w:trHeight w:val="300"/>
        </w:trPr>
        <w:tc>
          <w:tcPr>
            <w:tcW w:w="1350" w:type="dxa"/>
            <w:shd w:val="clear" w:color="auto" w:fill="auto"/>
            <w:noWrap/>
            <w:vAlign w:val="center"/>
          </w:tcPr>
          <w:p w14:paraId="7F14DC7B" w14:textId="31BE64B7" w:rsidR="00CC506F" w:rsidRPr="00CC506F" w:rsidRDefault="00CC506F" w:rsidP="00CC506F">
            <w:pPr>
              <w:spacing w:after="0" w:line="276"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4VSw</w:t>
            </w:r>
          </w:p>
        </w:tc>
        <w:tc>
          <w:tcPr>
            <w:tcW w:w="1220" w:type="dxa"/>
            <w:vAlign w:val="center"/>
          </w:tcPr>
          <w:p w14:paraId="7F15B036" w14:textId="72EC9924"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Yes</w:t>
            </w:r>
          </w:p>
        </w:tc>
        <w:tc>
          <w:tcPr>
            <w:tcW w:w="1125" w:type="dxa"/>
            <w:shd w:val="clear" w:color="auto" w:fill="auto"/>
            <w:noWrap/>
            <w:vAlign w:val="center"/>
          </w:tcPr>
          <w:p w14:paraId="5E5B5843" w14:textId="4348D66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0.92</w:t>
            </w:r>
          </w:p>
        </w:tc>
        <w:tc>
          <w:tcPr>
            <w:tcW w:w="895" w:type="dxa"/>
            <w:vAlign w:val="center"/>
          </w:tcPr>
          <w:p w14:paraId="13308F55" w14:textId="1C52BA42"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0.64</w:t>
            </w:r>
          </w:p>
        </w:tc>
        <w:tc>
          <w:tcPr>
            <w:tcW w:w="1080" w:type="dxa"/>
            <w:vAlign w:val="center"/>
          </w:tcPr>
          <w:p w14:paraId="2FF417C0" w14:textId="777777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p>
        </w:tc>
        <w:tc>
          <w:tcPr>
            <w:tcW w:w="990" w:type="dxa"/>
            <w:shd w:val="clear" w:color="auto" w:fill="auto"/>
            <w:noWrap/>
            <w:vAlign w:val="center"/>
          </w:tcPr>
          <w:p w14:paraId="7155ECA9" w14:textId="05E7FD7B"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0.04</w:t>
            </w:r>
          </w:p>
        </w:tc>
        <w:tc>
          <w:tcPr>
            <w:tcW w:w="1350" w:type="dxa"/>
            <w:shd w:val="clear" w:color="auto" w:fill="auto"/>
            <w:noWrap/>
            <w:vAlign w:val="center"/>
          </w:tcPr>
          <w:p w14:paraId="086505EF" w14:textId="2323E426"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0.06</w:t>
            </w:r>
          </w:p>
        </w:tc>
        <w:tc>
          <w:tcPr>
            <w:tcW w:w="1260" w:type="dxa"/>
            <w:shd w:val="clear" w:color="auto" w:fill="auto"/>
            <w:noWrap/>
            <w:vAlign w:val="center"/>
          </w:tcPr>
          <w:p w14:paraId="186324DA" w14:textId="2F26F12D"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CC506F" w:rsidRPr="00CB1F4D" w14:paraId="24988449" w14:textId="77777777" w:rsidTr="00CC506F">
        <w:trPr>
          <w:trHeight w:val="300"/>
        </w:trPr>
        <w:tc>
          <w:tcPr>
            <w:tcW w:w="1350" w:type="dxa"/>
            <w:shd w:val="clear" w:color="auto" w:fill="auto"/>
            <w:noWrap/>
            <w:vAlign w:val="center"/>
          </w:tcPr>
          <w:p w14:paraId="6B35821E" w14:textId="156257C9" w:rsidR="00CC506F" w:rsidRPr="00CC506F" w:rsidRDefault="00CC506F" w:rsidP="00CC506F">
            <w:pPr>
              <w:spacing w:after="0" w:line="276"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GB</w:t>
            </w:r>
          </w:p>
        </w:tc>
        <w:tc>
          <w:tcPr>
            <w:tcW w:w="1220" w:type="dxa"/>
            <w:vAlign w:val="center"/>
          </w:tcPr>
          <w:p w14:paraId="2DB57AEF" w14:textId="79BBF34F"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Yes</w:t>
            </w:r>
          </w:p>
        </w:tc>
        <w:tc>
          <w:tcPr>
            <w:tcW w:w="1125" w:type="dxa"/>
            <w:shd w:val="clear" w:color="auto" w:fill="auto"/>
            <w:noWrap/>
            <w:vAlign w:val="center"/>
          </w:tcPr>
          <w:p w14:paraId="7ECD9A74" w14:textId="697E565F"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0.92</w:t>
            </w:r>
          </w:p>
        </w:tc>
        <w:tc>
          <w:tcPr>
            <w:tcW w:w="895" w:type="dxa"/>
            <w:vAlign w:val="center"/>
          </w:tcPr>
          <w:p w14:paraId="5909C4EE" w14:textId="3CC7DF88" w:rsidR="00CC506F" w:rsidRPr="00CC506F" w:rsidRDefault="00CC506F" w:rsidP="00CC506F">
            <w:pPr>
              <w:spacing w:after="0" w:line="276" w:lineRule="auto"/>
              <w:jc w:val="center"/>
              <w:rPr>
                <w:rFonts w:ascii="Arial" w:eastAsia="Times New Roman" w:hAnsi="Arial" w:cs="Arial"/>
                <w:kern w:val="0"/>
                <w:sz w:val="18"/>
                <w:szCs w:val="18"/>
                <w14:ligatures w14:val="none"/>
              </w:rPr>
            </w:pPr>
            <w:r w:rsidRPr="00CC506F">
              <w:rPr>
                <w:rFonts w:ascii="Arial" w:eastAsia="Times New Roman" w:hAnsi="Arial" w:cs="Arial"/>
                <w:kern w:val="0"/>
                <w:sz w:val="18"/>
                <w:szCs w:val="18"/>
                <w14:ligatures w14:val="none"/>
              </w:rPr>
              <w:t>0.62</w:t>
            </w:r>
          </w:p>
        </w:tc>
        <w:tc>
          <w:tcPr>
            <w:tcW w:w="1080" w:type="dxa"/>
            <w:vAlign w:val="center"/>
          </w:tcPr>
          <w:p w14:paraId="277B12B3" w14:textId="77777777" w:rsidR="00CC506F" w:rsidRPr="00CC506F" w:rsidRDefault="00CC506F" w:rsidP="00CC506F">
            <w:pPr>
              <w:spacing w:after="0" w:line="276" w:lineRule="auto"/>
              <w:jc w:val="center"/>
              <w:rPr>
                <w:rFonts w:ascii="Arial" w:eastAsia="Times New Roman" w:hAnsi="Arial" w:cs="Arial"/>
                <w:kern w:val="0"/>
                <w:sz w:val="18"/>
                <w:szCs w:val="18"/>
                <w14:ligatures w14:val="none"/>
              </w:rPr>
            </w:pPr>
          </w:p>
        </w:tc>
        <w:tc>
          <w:tcPr>
            <w:tcW w:w="990" w:type="dxa"/>
            <w:shd w:val="clear" w:color="auto" w:fill="auto"/>
            <w:noWrap/>
            <w:vAlign w:val="center"/>
          </w:tcPr>
          <w:p w14:paraId="30AB412A" w14:textId="423FDFD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kern w:val="0"/>
                <w:sz w:val="18"/>
                <w:szCs w:val="18"/>
                <w14:ligatures w14:val="none"/>
              </w:rPr>
              <w:t>0.10</w:t>
            </w:r>
          </w:p>
        </w:tc>
        <w:tc>
          <w:tcPr>
            <w:tcW w:w="1350" w:type="dxa"/>
            <w:shd w:val="clear" w:color="auto" w:fill="auto"/>
            <w:noWrap/>
            <w:vAlign w:val="center"/>
          </w:tcPr>
          <w:p w14:paraId="34EFA6D3" w14:textId="10AA322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0.07</w:t>
            </w:r>
          </w:p>
        </w:tc>
        <w:tc>
          <w:tcPr>
            <w:tcW w:w="1260" w:type="dxa"/>
            <w:shd w:val="clear" w:color="auto" w:fill="auto"/>
            <w:noWrap/>
            <w:vAlign w:val="center"/>
          </w:tcPr>
          <w:p w14:paraId="69E8D74D" w14:textId="5D296CF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CC506F" w:rsidRPr="00CB1F4D" w14:paraId="07279923" w14:textId="77777777" w:rsidTr="00CC506F">
        <w:trPr>
          <w:trHeight w:val="300"/>
        </w:trPr>
        <w:tc>
          <w:tcPr>
            <w:tcW w:w="1350" w:type="dxa"/>
            <w:shd w:val="clear" w:color="auto" w:fill="auto"/>
            <w:noWrap/>
            <w:vAlign w:val="center"/>
          </w:tcPr>
          <w:p w14:paraId="090D2ADD" w14:textId="067E2153" w:rsidR="00CC506F" w:rsidRPr="00CC506F" w:rsidRDefault="00CC506F" w:rsidP="00CC506F">
            <w:pPr>
              <w:spacing w:after="0" w:line="276"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2J3KL</w:t>
            </w:r>
          </w:p>
        </w:tc>
        <w:tc>
          <w:tcPr>
            <w:tcW w:w="1220" w:type="dxa"/>
            <w:vAlign w:val="center"/>
          </w:tcPr>
          <w:p w14:paraId="14F30D3B" w14:textId="3A721A02"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Yes</w:t>
            </w:r>
          </w:p>
        </w:tc>
        <w:tc>
          <w:tcPr>
            <w:tcW w:w="1125" w:type="dxa"/>
            <w:shd w:val="clear" w:color="auto" w:fill="auto"/>
            <w:noWrap/>
            <w:vAlign w:val="center"/>
          </w:tcPr>
          <w:p w14:paraId="593204C6" w14:textId="42D84DD3"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0.89</w:t>
            </w:r>
          </w:p>
        </w:tc>
        <w:tc>
          <w:tcPr>
            <w:tcW w:w="895" w:type="dxa"/>
            <w:vAlign w:val="center"/>
          </w:tcPr>
          <w:p w14:paraId="0E104136" w14:textId="6233395B"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0.24</w:t>
            </w:r>
          </w:p>
        </w:tc>
        <w:tc>
          <w:tcPr>
            <w:tcW w:w="1080" w:type="dxa"/>
            <w:vAlign w:val="center"/>
          </w:tcPr>
          <w:p w14:paraId="223C402A" w14:textId="777777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p>
        </w:tc>
        <w:tc>
          <w:tcPr>
            <w:tcW w:w="990" w:type="dxa"/>
            <w:shd w:val="clear" w:color="auto" w:fill="auto"/>
            <w:noWrap/>
            <w:vAlign w:val="center"/>
          </w:tcPr>
          <w:p w14:paraId="6EEE0B60" w14:textId="37891D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0.03</w:t>
            </w:r>
          </w:p>
        </w:tc>
        <w:tc>
          <w:tcPr>
            <w:tcW w:w="1350" w:type="dxa"/>
            <w:shd w:val="clear" w:color="auto" w:fill="auto"/>
            <w:noWrap/>
            <w:vAlign w:val="center"/>
          </w:tcPr>
          <w:p w14:paraId="3D374DD9" w14:textId="720BD4F9"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0.02</w:t>
            </w:r>
          </w:p>
        </w:tc>
        <w:tc>
          <w:tcPr>
            <w:tcW w:w="1260" w:type="dxa"/>
            <w:shd w:val="clear" w:color="auto" w:fill="auto"/>
            <w:noWrap/>
            <w:vAlign w:val="center"/>
          </w:tcPr>
          <w:p w14:paraId="0C6483F9" w14:textId="0530FF5D"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CC506F" w:rsidRPr="00CB1F4D" w14:paraId="79171397" w14:textId="77777777" w:rsidTr="00CC506F">
        <w:trPr>
          <w:trHeight w:val="300"/>
        </w:trPr>
        <w:tc>
          <w:tcPr>
            <w:tcW w:w="1350" w:type="dxa"/>
            <w:shd w:val="clear" w:color="auto" w:fill="auto"/>
            <w:noWrap/>
            <w:vAlign w:val="center"/>
          </w:tcPr>
          <w:p w14:paraId="61798A24" w14:textId="6D0C90E3" w:rsidR="00CC506F" w:rsidRPr="00CC506F" w:rsidRDefault="00CC506F" w:rsidP="00CC506F">
            <w:pPr>
              <w:spacing w:after="0" w:line="276"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WGOM</w:t>
            </w:r>
          </w:p>
        </w:tc>
        <w:tc>
          <w:tcPr>
            <w:tcW w:w="1220" w:type="dxa"/>
            <w:vAlign w:val="center"/>
          </w:tcPr>
          <w:p w14:paraId="3ECFA692" w14:textId="465C7F64"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Yes</w:t>
            </w:r>
          </w:p>
        </w:tc>
        <w:tc>
          <w:tcPr>
            <w:tcW w:w="1125" w:type="dxa"/>
            <w:shd w:val="clear" w:color="auto" w:fill="auto"/>
            <w:noWrap/>
            <w:vAlign w:val="center"/>
          </w:tcPr>
          <w:p w14:paraId="0EB56CE9" w14:textId="34153CD3"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0.80</w:t>
            </w:r>
          </w:p>
        </w:tc>
        <w:tc>
          <w:tcPr>
            <w:tcW w:w="895" w:type="dxa"/>
            <w:vAlign w:val="center"/>
          </w:tcPr>
          <w:p w14:paraId="120A2C30" w14:textId="655CE856" w:rsidR="00CC506F" w:rsidRPr="00CC506F" w:rsidRDefault="00CC506F" w:rsidP="00CC506F">
            <w:pPr>
              <w:spacing w:after="0" w:line="276" w:lineRule="auto"/>
              <w:jc w:val="center"/>
              <w:rPr>
                <w:rFonts w:ascii="Arial" w:eastAsia="Times New Roman" w:hAnsi="Arial" w:cs="Arial"/>
                <w:kern w:val="0"/>
                <w:sz w:val="18"/>
                <w:szCs w:val="18"/>
                <w14:ligatures w14:val="none"/>
              </w:rPr>
            </w:pPr>
            <w:r w:rsidRPr="00CC506F">
              <w:rPr>
                <w:rFonts w:ascii="Arial" w:eastAsia="Times New Roman" w:hAnsi="Arial" w:cs="Arial"/>
                <w:kern w:val="0"/>
                <w:sz w:val="18"/>
                <w:szCs w:val="18"/>
                <w14:ligatures w14:val="none"/>
              </w:rPr>
              <w:t>0.32</w:t>
            </w:r>
          </w:p>
        </w:tc>
        <w:tc>
          <w:tcPr>
            <w:tcW w:w="1080" w:type="dxa"/>
            <w:vAlign w:val="center"/>
          </w:tcPr>
          <w:p w14:paraId="61A48932" w14:textId="77777777" w:rsidR="00CC506F" w:rsidRPr="00CC506F" w:rsidRDefault="00CC506F" w:rsidP="00CC506F">
            <w:pPr>
              <w:spacing w:after="0" w:line="276" w:lineRule="auto"/>
              <w:jc w:val="center"/>
              <w:rPr>
                <w:rFonts w:ascii="Arial" w:eastAsia="Times New Roman" w:hAnsi="Arial" w:cs="Arial"/>
                <w:kern w:val="0"/>
                <w:sz w:val="18"/>
                <w:szCs w:val="18"/>
                <w14:ligatures w14:val="none"/>
              </w:rPr>
            </w:pPr>
          </w:p>
        </w:tc>
        <w:tc>
          <w:tcPr>
            <w:tcW w:w="990" w:type="dxa"/>
            <w:shd w:val="clear" w:color="auto" w:fill="auto"/>
            <w:noWrap/>
            <w:vAlign w:val="center"/>
          </w:tcPr>
          <w:p w14:paraId="611FD459" w14:textId="7C764E3E"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kern w:val="0"/>
                <w:sz w:val="18"/>
                <w:szCs w:val="18"/>
                <w14:ligatures w14:val="none"/>
              </w:rPr>
              <w:t>0.43</w:t>
            </w:r>
          </w:p>
        </w:tc>
        <w:tc>
          <w:tcPr>
            <w:tcW w:w="1350" w:type="dxa"/>
            <w:shd w:val="clear" w:color="auto" w:fill="auto"/>
            <w:noWrap/>
            <w:vAlign w:val="center"/>
          </w:tcPr>
          <w:p w14:paraId="1D2252E5" w14:textId="1E7FF9F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0.04</w:t>
            </w:r>
          </w:p>
        </w:tc>
        <w:tc>
          <w:tcPr>
            <w:tcW w:w="1260" w:type="dxa"/>
            <w:shd w:val="clear" w:color="auto" w:fill="auto"/>
            <w:noWrap/>
            <w:vAlign w:val="center"/>
          </w:tcPr>
          <w:p w14:paraId="5BCD9697" w14:textId="08CFC0BF"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CC506F" w:rsidRPr="00CB1F4D" w14:paraId="09836113" w14:textId="77777777" w:rsidTr="00CC506F">
        <w:trPr>
          <w:trHeight w:val="300"/>
        </w:trPr>
        <w:tc>
          <w:tcPr>
            <w:tcW w:w="1350" w:type="dxa"/>
            <w:shd w:val="clear" w:color="auto" w:fill="auto"/>
            <w:noWrap/>
            <w:vAlign w:val="center"/>
          </w:tcPr>
          <w:p w14:paraId="45F3444F" w14:textId="0A8472D4" w:rsidR="00CC506F" w:rsidRPr="00CC506F" w:rsidRDefault="00CC506F" w:rsidP="00CC506F">
            <w:pPr>
              <w:spacing w:after="0" w:line="276"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3Ps</w:t>
            </w:r>
          </w:p>
        </w:tc>
        <w:tc>
          <w:tcPr>
            <w:tcW w:w="1220" w:type="dxa"/>
            <w:vAlign w:val="center"/>
          </w:tcPr>
          <w:p w14:paraId="15F6FD50" w14:textId="658FEFCD"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Yes</w:t>
            </w:r>
          </w:p>
        </w:tc>
        <w:tc>
          <w:tcPr>
            <w:tcW w:w="1125" w:type="dxa"/>
            <w:shd w:val="clear" w:color="auto" w:fill="auto"/>
            <w:noWrap/>
            <w:vAlign w:val="center"/>
          </w:tcPr>
          <w:p w14:paraId="20905DF2" w14:textId="69F8687A"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0.55</w:t>
            </w:r>
          </w:p>
        </w:tc>
        <w:tc>
          <w:tcPr>
            <w:tcW w:w="895" w:type="dxa"/>
            <w:vAlign w:val="center"/>
          </w:tcPr>
          <w:p w14:paraId="64C30DCD" w14:textId="04F10E0C"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0.56</w:t>
            </w:r>
          </w:p>
        </w:tc>
        <w:tc>
          <w:tcPr>
            <w:tcW w:w="1080" w:type="dxa"/>
            <w:vAlign w:val="center"/>
          </w:tcPr>
          <w:p w14:paraId="552B0F1D" w14:textId="777777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p>
        </w:tc>
        <w:tc>
          <w:tcPr>
            <w:tcW w:w="990" w:type="dxa"/>
            <w:shd w:val="clear" w:color="auto" w:fill="auto"/>
            <w:noWrap/>
            <w:vAlign w:val="center"/>
          </w:tcPr>
          <w:p w14:paraId="5D70DF2F" w14:textId="003039EE"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0.25</w:t>
            </w:r>
          </w:p>
        </w:tc>
        <w:tc>
          <w:tcPr>
            <w:tcW w:w="1350" w:type="dxa"/>
            <w:shd w:val="clear" w:color="auto" w:fill="auto"/>
            <w:noWrap/>
            <w:vAlign w:val="center"/>
          </w:tcPr>
          <w:p w14:paraId="4E2EF8D9" w14:textId="120F69F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0.11</w:t>
            </w:r>
          </w:p>
        </w:tc>
        <w:tc>
          <w:tcPr>
            <w:tcW w:w="1260" w:type="dxa"/>
            <w:shd w:val="clear" w:color="auto" w:fill="auto"/>
            <w:noWrap/>
            <w:vAlign w:val="center"/>
          </w:tcPr>
          <w:p w14:paraId="4D9FE0E4" w14:textId="49588F0F"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CC506F" w:rsidRPr="00CB1F4D" w14:paraId="0C7F2861" w14:textId="77777777" w:rsidTr="00CC506F">
        <w:trPr>
          <w:trHeight w:val="300"/>
        </w:trPr>
        <w:tc>
          <w:tcPr>
            <w:tcW w:w="1350" w:type="dxa"/>
            <w:shd w:val="clear" w:color="auto" w:fill="auto"/>
            <w:noWrap/>
            <w:vAlign w:val="center"/>
          </w:tcPr>
          <w:p w14:paraId="11CB2AFB" w14:textId="70F20E10" w:rsidR="00CC506F" w:rsidRPr="00CC506F" w:rsidRDefault="00CC506F" w:rsidP="00CC506F">
            <w:pPr>
              <w:spacing w:after="0" w:line="276"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1IN</w:t>
            </w:r>
          </w:p>
        </w:tc>
        <w:tc>
          <w:tcPr>
            <w:tcW w:w="1220" w:type="dxa"/>
            <w:vAlign w:val="center"/>
          </w:tcPr>
          <w:p w14:paraId="77315D56" w14:textId="5DEF6875"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Yes</w:t>
            </w:r>
          </w:p>
        </w:tc>
        <w:tc>
          <w:tcPr>
            <w:tcW w:w="1125" w:type="dxa"/>
            <w:shd w:val="clear" w:color="auto" w:fill="auto"/>
            <w:noWrap/>
            <w:vAlign w:val="center"/>
          </w:tcPr>
          <w:p w14:paraId="3A3CA1F2" w14:textId="4A1F8070"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0.53</w:t>
            </w:r>
          </w:p>
        </w:tc>
        <w:tc>
          <w:tcPr>
            <w:tcW w:w="895" w:type="dxa"/>
            <w:vAlign w:val="center"/>
          </w:tcPr>
          <w:p w14:paraId="43A47EBC" w14:textId="5838D0AB"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0.18</w:t>
            </w:r>
          </w:p>
        </w:tc>
        <w:tc>
          <w:tcPr>
            <w:tcW w:w="1080" w:type="dxa"/>
            <w:vAlign w:val="center"/>
          </w:tcPr>
          <w:p w14:paraId="5AAA9146" w14:textId="777777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p>
        </w:tc>
        <w:tc>
          <w:tcPr>
            <w:tcW w:w="990" w:type="dxa"/>
            <w:shd w:val="clear" w:color="auto" w:fill="auto"/>
            <w:noWrap/>
            <w:vAlign w:val="center"/>
          </w:tcPr>
          <w:p w14:paraId="431D94AF" w14:textId="6FEFB974"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0.29</w:t>
            </w:r>
          </w:p>
        </w:tc>
        <w:tc>
          <w:tcPr>
            <w:tcW w:w="1350" w:type="dxa"/>
            <w:shd w:val="clear" w:color="auto" w:fill="auto"/>
            <w:noWrap/>
            <w:vAlign w:val="center"/>
          </w:tcPr>
          <w:p w14:paraId="60DDDA42" w14:textId="109630B9"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0.03</w:t>
            </w:r>
          </w:p>
        </w:tc>
        <w:tc>
          <w:tcPr>
            <w:tcW w:w="1260" w:type="dxa"/>
            <w:shd w:val="clear" w:color="auto" w:fill="auto"/>
            <w:noWrap/>
            <w:vAlign w:val="center"/>
          </w:tcPr>
          <w:p w14:paraId="5495A8F2" w14:textId="1BD00178"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Recovered</w:t>
            </w:r>
          </w:p>
        </w:tc>
      </w:tr>
      <w:tr w:rsidR="00CC506F" w:rsidRPr="00CB1F4D" w14:paraId="5F207B5F" w14:textId="77777777" w:rsidTr="00CC506F">
        <w:trPr>
          <w:trHeight w:val="300"/>
        </w:trPr>
        <w:tc>
          <w:tcPr>
            <w:tcW w:w="1350" w:type="dxa"/>
            <w:shd w:val="clear" w:color="auto" w:fill="auto"/>
            <w:noWrap/>
            <w:vAlign w:val="center"/>
          </w:tcPr>
          <w:p w14:paraId="3B9466CE" w14:textId="62987A57" w:rsidR="00CC506F" w:rsidRPr="00CC506F" w:rsidRDefault="00CC506F" w:rsidP="00CC506F">
            <w:pPr>
              <w:spacing w:after="0" w:line="276"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3Pn4RS</w:t>
            </w:r>
          </w:p>
        </w:tc>
        <w:tc>
          <w:tcPr>
            <w:tcW w:w="1220" w:type="dxa"/>
            <w:vAlign w:val="center"/>
          </w:tcPr>
          <w:p w14:paraId="36155DFD" w14:textId="44873A4D"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Yes</w:t>
            </w:r>
          </w:p>
        </w:tc>
        <w:tc>
          <w:tcPr>
            <w:tcW w:w="1125" w:type="dxa"/>
            <w:shd w:val="clear" w:color="auto" w:fill="auto"/>
            <w:noWrap/>
            <w:vAlign w:val="center"/>
          </w:tcPr>
          <w:p w14:paraId="4738B67E" w14:textId="5148CE6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895" w:type="dxa"/>
            <w:vAlign w:val="center"/>
          </w:tcPr>
          <w:p w14:paraId="1C528BB0" w14:textId="384F8A29" w:rsidR="00CC506F" w:rsidRPr="00CC506F" w:rsidRDefault="00CC506F" w:rsidP="00CC506F">
            <w:pPr>
              <w:spacing w:after="0" w:line="276" w:lineRule="auto"/>
              <w:jc w:val="center"/>
              <w:rPr>
                <w:rFonts w:ascii="Arial" w:eastAsia="Times New Roman" w:hAnsi="Arial" w:cs="Arial"/>
                <w:kern w:val="0"/>
                <w:sz w:val="18"/>
                <w:szCs w:val="18"/>
                <w14:ligatures w14:val="none"/>
              </w:rPr>
            </w:pPr>
          </w:p>
        </w:tc>
        <w:tc>
          <w:tcPr>
            <w:tcW w:w="1080" w:type="dxa"/>
            <w:vAlign w:val="center"/>
          </w:tcPr>
          <w:p w14:paraId="35E79791" w14:textId="77777777" w:rsidR="00CC506F" w:rsidRPr="00CC506F" w:rsidRDefault="00CC506F" w:rsidP="00CC506F">
            <w:pPr>
              <w:spacing w:after="0" w:line="276" w:lineRule="auto"/>
              <w:jc w:val="center"/>
              <w:rPr>
                <w:rFonts w:ascii="Arial" w:eastAsia="Times New Roman" w:hAnsi="Arial" w:cs="Arial"/>
                <w:kern w:val="0"/>
                <w:sz w:val="18"/>
                <w:szCs w:val="18"/>
                <w14:ligatures w14:val="none"/>
              </w:rPr>
            </w:pPr>
          </w:p>
        </w:tc>
        <w:tc>
          <w:tcPr>
            <w:tcW w:w="990" w:type="dxa"/>
            <w:shd w:val="clear" w:color="auto" w:fill="auto"/>
            <w:noWrap/>
            <w:vAlign w:val="center"/>
          </w:tcPr>
          <w:p w14:paraId="65BDC874" w14:textId="5C940744"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kern w:val="0"/>
                <w:sz w:val="18"/>
                <w:szCs w:val="18"/>
                <w14:ligatures w14:val="none"/>
              </w:rPr>
              <w:t>0.03</w:t>
            </w:r>
          </w:p>
        </w:tc>
        <w:tc>
          <w:tcPr>
            <w:tcW w:w="1350" w:type="dxa"/>
            <w:shd w:val="clear" w:color="auto" w:fill="auto"/>
            <w:noWrap/>
            <w:vAlign w:val="center"/>
          </w:tcPr>
          <w:p w14:paraId="3CBFEB53" w14:textId="5A4CA64A"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0.11</w:t>
            </w:r>
          </w:p>
        </w:tc>
        <w:tc>
          <w:tcPr>
            <w:tcW w:w="1260" w:type="dxa"/>
            <w:shd w:val="clear" w:color="auto" w:fill="auto"/>
            <w:noWrap/>
            <w:vAlign w:val="center"/>
          </w:tcPr>
          <w:p w14:paraId="6A08653B" w14:textId="1F37E18F"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CC506F" w:rsidRPr="00CB1F4D" w14:paraId="204B9F70" w14:textId="77777777" w:rsidTr="00CC506F">
        <w:trPr>
          <w:trHeight w:val="300"/>
        </w:trPr>
        <w:tc>
          <w:tcPr>
            <w:tcW w:w="1350" w:type="dxa"/>
            <w:shd w:val="clear" w:color="auto" w:fill="auto"/>
            <w:noWrap/>
            <w:vAlign w:val="center"/>
          </w:tcPr>
          <w:p w14:paraId="3120FE64" w14:textId="3D7BB625" w:rsidR="00CC506F" w:rsidRPr="00CC506F" w:rsidRDefault="00CC506F" w:rsidP="00CC506F">
            <w:pPr>
              <w:spacing w:after="0" w:line="276"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4X5Y</w:t>
            </w:r>
          </w:p>
        </w:tc>
        <w:tc>
          <w:tcPr>
            <w:tcW w:w="1220" w:type="dxa"/>
            <w:vAlign w:val="center"/>
          </w:tcPr>
          <w:p w14:paraId="24409BD4" w14:textId="12D48819"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Yes</w:t>
            </w:r>
          </w:p>
        </w:tc>
        <w:tc>
          <w:tcPr>
            <w:tcW w:w="1125" w:type="dxa"/>
            <w:shd w:val="clear" w:color="auto" w:fill="auto"/>
            <w:noWrap/>
            <w:vAlign w:val="center"/>
          </w:tcPr>
          <w:p w14:paraId="59CBFE45" w14:textId="6A42465B"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895" w:type="dxa"/>
            <w:vAlign w:val="center"/>
          </w:tcPr>
          <w:p w14:paraId="2777BF37" w14:textId="4C3CB366" w:rsidR="00CC506F" w:rsidRPr="00CC506F" w:rsidRDefault="00CC506F" w:rsidP="00CC506F">
            <w:pPr>
              <w:spacing w:after="0" w:line="276" w:lineRule="auto"/>
              <w:jc w:val="center"/>
              <w:rPr>
                <w:rFonts w:ascii="Arial" w:eastAsia="Times New Roman" w:hAnsi="Arial" w:cs="Arial"/>
                <w:kern w:val="0"/>
                <w:sz w:val="18"/>
                <w:szCs w:val="18"/>
                <w14:ligatures w14:val="none"/>
              </w:rPr>
            </w:pPr>
          </w:p>
        </w:tc>
        <w:tc>
          <w:tcPr>
            <w:tcW w:w="1080" w:type="dxa"/>
            <w:vAlign w:val="center"/>
          </w:tcPr>
          <w:p w14:paraId="0D32C110" w14:textId="77777777" w:rsidR="00CC506F" w:rsidRPr="00CC506F" w:rsidRDefault="00CC506F" w:rsidP="00CC506F">
            <w:pPr>
              <w:spacing w:after="0" w:line="276" w:lineRule="auto"/>
              <w:jc w:val="center"/>
              <w:rPr>
                <w:rFonts w:ascii="Arial" w:eastAsia="Times New Roman" w:hAnsi="Arial" w:cs="Arial"/>
                <w:kern w:val="0"/>
                <w:sz w:val="18"/>
                <w:szCs w:val="18"/>
                <w14:ligatures w14:val="none"/>
              </w:rPr>
            </w:pPr>
          </w:p>
        </w:tc>
        <w:tc>
          <w:tcPr>
            <w:tcW w:w="990" w:type="dxa"/>
            <w:shd w:val="clear" w:color="auto" w:fill="auto"/>
            <w:noWrap/>
            <w:vAlign w:val="center"/>
          </w:tcPr>
          <w:p w14:paraId="01E682E6" w14:textId="10AE63AE" w:rsidR="00CC506F" w:rsidRPr="00CC506F" w:rsidRDefault="00CC506F" w:rsidP="00CC506F">
            <w:pPr>
              <w:spacing w:after="0" w:line="276" w:lineRule="auto"/>
              <w:jc w:val="center"/>
              <w:rPr>
                <w:rFonts w:ascii="Arial" w:eastAsia="Times New Roman" w:hAnsi="Arial" w:cs="Arial"/>
                <w:kern w:val="0"/>
                <w:sz w:val="18"/>
                <w:szCs w:val="18"/>
                <w14:ligatures w14:val="none"/>
              </w:rPr>
            </w:pPr>
            <w:r w:rsidRPr="00CC506F">
              <w:rPr>
                <w:rFonts w:ascii="Arial" w:eastAsia="Times New Roman" w:hAnsi="Arial" w:cs="Arial"/>
                <w:kern w:val="0"/>
                <w:sz w:val="18"/>
                <w:szCs w:val="18"/>
                <w14:ligatures w14:val="none"/>
              </w:rPr>
              <w:t>0.03</w:t>
            </w:r>
          </w:p>
        </w:tc>
        <w:tc>
          <w:tcPr>
            <w:tcW w:w="1350" w:type="dxa"/>
            <w:shd w:val="clear" w:color="auto" w:fill="auto"/>
            <w:noWrap/>
            <w:vAlign w:val="center"/>
          </w:tcPr>
          <w:p w14:paraId="03385F44" w14:textId="78549008"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0.10</w:t>
            </w:r>
          </w:p>
        </w:tc>
        <w:tc>
          <w:tcPr>
            <w:tcW w:w="1260" w:type="dxa"/>
            <w:shd w:val="clear" w:color="auto" w:fill="auto"/>
            <w:noWrap/>
            <w:vAlign w:val="center"/>
          </w:tcPr>
          <w:p w14:paraId="5D7D0592" w14:textId="37082A9D"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CC506F" w:rsidRPr="00CB1F4D" w14:paraId="05CA6A59" w14:textId="77777777" w:rsidTr="00CC506F">
        <w:trPr>
          <w:trHeight w:val="300"/>
        </w:trPr>
        <w:tc>
          <w:tcPr>
            <w:tcW w:w="1350" w:type="dxa"/>
            <w:shd w:val="clear" w:color="auto" w:fill="auto"/>
            <w:noWrap/>
            <w:vAlign w:val="center"/>
          </w:tcPr>
          <w:p w14:paraId="64254B28" w14:textId="3178079F" w:rsidR="00CC506F" w:rsidRPr="00CC506F" w:rsidRDefault="00CC506F" w:rsidP="00CC506F">
            <w:pPr>
              <w:spacing w:after="0" w:line="276"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3NO</w:t>
            </w:r>
          </w:p>
        </w:tc>
        <w:tc>
          <w:tcPr>
            <w:tcW w:w="1220" w:type="dxa"/>
            <w:vAlign w:val="center"/>
          </w:tcPr>
          <w:p w14:paraId="67D77E0A" w14:textId="5E641DCA"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shd w:val="clear" w:color="auto" w:fill="auto"/>
            <w:noWrap/>
            <w:vAlign w:val="center"/>
          </w:tcPr>
          <w:p w14:paraId="05C11FFE" w14:textId="7A153265"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895" w:type="dxa"/>
            <w:vAlign w:val="center"/>
          </w:tcPr>
          <w:p w14:paraId="7867660C" w14:textId="77777777" w:rsidR="00CC506F" w:rsidRPr="00CC506F" w:rsidRDefault="00CC506F" w:rsidP="00CC506F">
            <w:pPr>
              <w:spacing w:after="0" w:line="276" w:lineRule="auto"/>
              <w:jc w:val="center"/>
              <w:rPr>
                <w:rFonts w:ascii="Arial" w:eastAsia="Times New Roman" w:hAnsi="Arial" w:cs="Arial"/>
                <w:kern w:val="0"/>
                <w:sz w:val="18"/>
                <w:szCs w:val="18"/>
                <w14:ligatures w14:val="none"/>
              </w:rPr>
            </w:pPr>
          </w:p>
        </w:tc>
        <w:tc>
          <w:tcPr>
            <w:tcW w:w="1080" w:type="dxa"/>
            <w:vAlign w:val="center"/>
          </w:tcPr>
          <w:p w14:paraId="01670925" w14:textId="77777777" w:rsidR="00CC506F" w:rsidRPr="00CC506F" w:rsidRDefault="00CC506F" w:rsidP="00CC506F">
            <w:pPr>
              <w:spacing w:after="0" w:line="276" w:lineRule="auto"/>
              <w:jc w:val="center"/>
              <w:rPr>
                <w:rFonts w:ascii="Arial" w:eastAsia="Times New Roman" w:hAnsi="Arial" w:cs="Arial"/>
                <w:kern w:val="0"/>
                <w:sz w:val="18"/>
                <w:szCs w:val="18"/>
                <w14:ligatures w14:val="none"/>
              </w:rPr>
            </w:pPr>
          </w:p>
        </w:tc>
        <w:tc>
          <w:tcPr>
            <w:tcW w:w="990" w:type="dxa"/>
            <w:shd w:val="clear" w:color="auto" w:fill="auto"/>
            <w:noWrap/>
            <w:vAlign w:val="center"/>
          </w:tcPr>
          <w:p w14:paraId="5CF4FA4F" w14:textId="6F2534CA" w:rsidR="00CC506F" w:rsidRPr="00CC506F" w:rsidRDefault="00CC506F" w:rsidP="00CC506F">
            <w:pPr>
              <w:spacing w:after="0" w:line="276" w:lineRule="auto"/>
              <w:jc w:val="center"/>
              <w:rPr>
                <w:rFonts w:ascii="Arial" w:eastAsia="Times New Roman" w:hAnsi="Arial" w:cs="Arial"/>
                <w:kern w:val="0"/>
                <w:sz w:val="18"/>
                <w:szCs w:val="18"/>
                <w14:ligatures w14:val="none"/>
              </w:rPr>
            </w:pPr>
            <w:r w:rsidRPr="00CC506F">
              <w:rPr>
                <w:rFonts w:ascii="Arial" w:eastAsia="Times New Roman" w:hAnsi="Arial" w:cs="Arial"/>
                <w:kern w:val="0"/>
                <w:sz w:val="18"/>
                <w:szCs w:val="18"/>
                <w14:ligatures w14:val="none"/>
              </w:rPr>
              <w:t>0.14</w:t>
            </w:r>
          </w:p>
        </w:tc>
        <w:tc>
          <w:tcPr>
            <w:tcW w:w="1350" w:type="dxa"/>
            <w:shd w:val="clear" w:color="auto" w:fill="auto"/>
            <w:noWrap/>
            <w:vAlign w:val="center"/>
          </w:tcPr>
          <w:p w14:paraId="3D339AE4" w14:textId="4C3B31A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0.02</w:t>
            </w:r>
          </w:p>
        </w:tc>
        <w:tc>
          <w:tcPr>
            <w:tcW w:w="1260" w:type="dxa"/>
            <w:shd w:val="clear" w:color="auto" w:fill="auto"/>
            <w:noWrap/>
            <w:vAlign w:val="center"/>
          </w:tcPr>
          <w:p w14:paraId="01005BB2" w14:textId="577B0BB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CC506F" w:rsidRPr="00CB1F4D" w14:paraId="44A28C96" w14:textId="77777777" w:rsidTr="00CC506F">
        <w:trPr>
          <w:trHeight w:val="300"/>
        </w:trPr>
        <w:tc>
          <w:tcPr>
            <w:tcW w:w="1350" w:type="dxa"/>
            <w:shd w:val="clear" w:color="auto" w:fill="auto"/>
            <w:noWrap/>
            <w:vAlign w:val="center"/>
          </w:tcPr>
          <w:p w14:paraId="29A9798C" w14:textId="6E75FC66" w:rsidR="00CC506F" w:rsidRPr="00CC506F" w:rsidRDefault="00CC506F" w:rsidP="00CC506F">
            <w:pPr>
              <w:spacing w:after="0" w:line="276"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5Zjm</w:t>
            </w:r>
          </w:p>
        </w:tc>
        <w:tc>
          <w:tcPr>
            <w:tcW w:w="1220" w:type="dxa"/>
            <w:vAlign w:val="center"/>
          </w:tcPr>
          <w:p w14:paraId="3597960A" w14:textId="433F5AF0"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shd w:val="clear" w:color="auto" w:fill="auto"/>
            <w:noWrap/>
            <w:vAlign w:val="center"/>
          </w:tcPr>
          <w:p w14:paraId="65A8C5CD" w14:textId="7F584883"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895" w:type="dxa"/>
            <w:vAlign w:val="center"/>
          </w:tcPr>
          <w:p w14:paraId="17A441F7" w14:textId="77777777" w:rsidR="00CC506F" w:rsidRPr="00CC506F" w:rsidRDefault="00CC506F" w:rsidP="00CC506F">
            <w:pPr>
              <w:spacing w:after="0" w:line="276" w:lineRule="auto"/>
              <w:jc w:val="center"/>
              <w:rPr>
                <w:rFonts w:ascii="Arial" w:eastAsia="Times New Roman" w:hAnsi="Arial" w:cs="Arial"/>
                <w:kern w:val="0"/>
                <w:sz w:val="18"/>
                <w:szCs w:val="18"/>
                <w14:ligatures w14:val="none"/>
              </w:rPr>
            </w:pPr>
          </w:p>
        </w:tc>
        <w:tc>
          <w:tcPr>
            <w:tcW w:w="1080" w:type="dxa"/>
            <w:vAlign w:val="center"/>
          </w:tcPr>
          <w:p w14:paraId="095E96BC" w14:textId="77777777" w:rsidR="00CC506F" w:rsidRPr="00CC506F" w:rsidRDefault="00CC506F" w:rsidP="00CC506F">
            <w:pPr>
              <w:spacing w:after="0" w:line="276" w:lineRule="auto"/>
              <w:jc w:val="center"/>
              <w:rPr>
                <w:rFonts w:ascii="Arial" w:eastAsia="Times New Roman" w:hAnsi="Arial" w:cs="Arial"/>
                <w:kern w:val="0"/>
                <w:sz w:val="18"/>
                <w:szCs w:val="18"/>
                <w14:ligatures w14:val="none"/>
              </w:rPr>
            </w:pPr>
          </w:p>
        </w:tc>
        <w:tc>
          <w:tcPr>
            <w:tcW w:w="990" w:type="dxa"/>
            <w:shd w:val="clear" w:color="auto" w:fill="auto"/>
            <w:noWrap/>
            <w:vAlign w:val="center"/>
          </w:tcPr>
          <w:p w14:paraId="16B9306D" w14:textId="68D6894F"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kern w:val="0"/>
                <w:sz w:val="18"/>
                <w:szCs w:val="18"/>
                <w14:ligatures w14:val="none"/>
              </w:rPr>
              <w:t>0.31</w:t>
            </w:r>
          </w:p>
        </w:tc>
        <w:tc>
          <w:tcPr>
            <w:tcW w:w="1350" w:type="dxa"/>
            <w:shd w:val="clear" w:color="auto" w:fill="auto"/>
            <w:noWrap/>
            <w:vAlign w:val="center"/>
          </w:tcPr>
          <w:p w14:paraId="59838F1A" w14:textId="350047F9"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0.05</w:t>
            </w:r>
          </w:p>
        </w:tc>
        <w:tc>
          <w:tcPr>
            <w:tcW w:w="1260" w:type="dxa"/>
            <w:shd w:val="clear" w:color="auto" w:fill="auto"/>
            <w:noWrap/>
            <w:vAlign w:val="center"/>
          </w:tcPr>
          <w:p w14:paraId="077C3FA7" w14:textId="6D7FB9F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CC506F" w:rsidRPr="00CB1F4D" w14:paraId="0EB5453F" w14:textId="77777777" w:rsidTr="00CC506F">
        <w:trPr>
          <w:trHeight w:val="300"/>
        </w:trPr>
        <w:tc>
          <w:tcPr>
            <w:tcW w:w="1350" w:type="dxa"/>
            <w:shd w:val="clear" w:color="auto" w:fill="auto"/>
            <w:noWrap/>
            <w:vAlign w:val="center"/>
          </w:tcPr>
          <w:p w14:paraId="52783A74" w14:textId="56CD1DD8" w:rsidR="00CC506F" w:rsidRPr="00CC506F" w:rsidRDefault="00CC506F" w:rsidP="00CC506F">
            <w:pPr>
              <w:spacing w:after="0" w:line="276"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EGOM</w:t>
            </w:r>
          </w:p>
        </w:tc>
        <w:tc>
          <w:tcPr>
            <w:tcW w:w="1220" w:type="dxa"/>
            <w:vAlign w:val="center"/>
          </w:tcPr>
          <w:p w14:paraId="696763B5" w14:textId="5A5F48F2"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shd w:val="clear" w:color="auto" w:fill="auto"/>
            <w:noWrap/>
            <w:vAlign w:val="center"/>
          </w:tcPr>
          <w:p w14:paraId="3E69025A" w14:textId="6ABAB4D1"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895" w:type="dxa"/>
            <w:vAlign w:val="center"/>
          </w:tcPr>
          <w:p w14:paraId="301CE89C" w14:textId="77777777" w:rsidR="00CC506F" w:rsidRPr="00CC506F" w:rsidRDefault="00CC506F" w:rsidP="00CC506F">
            <w:pPr>
              <w:spacing w:after="0" w:line="276" w:lineRule="auto"/>
              <w:jc w:val="center"/>
              <w:rPr>
                <w:rFonts w:ascii="Arial" w:eastAsia="Times New Roman" w:hAnsi="Arial" w:cs="Arial"/>
                <w:kern w:val="0"/>
                <w:sz w:val="18"/>
                <w:szCs w:val="18"/>
                <w14:ligatures w14:val="none"/>
              </w:rPr>
            </w:pPr>
          </w:p>
        </w:tc>
        <w:tc>
          <w:tcPr>
            <w:tcW w:w="1080" w:type="dxa"/>
            <w:vAlign w:val="center"/>
          </w:tcPr>
          <w:p w14:paraId="274CC201" w14:textId="77777777" w:rsidR="00CC506F" w:rsidRPr="00CC506F" w:rsidRDefault="00CC506F" w:rsidP="00CC506F">
            <w:pPr>
              <w:spacing w:after="0" w:line="276" w:lineRule="auto"/>
              <w:jc w:val="center"/>
              <w:rPr>
                <w:rFonts w:ascii="Arial" w:eastAsia="Times New Roman" w:hAnsi="Arial" w:cs="Arial"/>
                <w:kern w:val="0"/>
                <w:sz w:val="18"/>
                <w:szCs w:val="18"/>
                <w14:ligatures w14:val="none"/>
              </w:rPr>
            </w:pPr>
          </w:p>
        </w:tc>
        <w:tc>
          <w:tcPr>
            <w:tcW w:w="990" w:type="dxa"/>
            <w:shd w:val="clear" w:color="auto" w:fill="auto"/>
            <w:noWrap/>
            <w:vAlign w:val="center"/>
          </w:tcPr>
          <w:p w14:paraId="5D8C0A3D" w14:textId="0CC972FB"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kern w:val="0"/>
                <w:sz w:val="18"/>
                <w:szCs w:val="18"/>
                <w14:ligatures w14:val="none"/>
              </w:rPr>
              <w:t>1.22</w:t>
            </w:r>
          </w:p>
        </w:tc>
        <w:tc>
          <w:tcPr>
            <w:tcW w:w="1350" w:type="dxa"/>
            <w:shd w:val="clear" w:color="auto" w:fill="auto"/>
            <w:noWrap/>
            <w:vAlign w:val="center"/>
          </w:tcPr>
          <w:p w14:paraId="6071B44E" w14:textId="7971D418"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0.01</w:t>
            </w:r>
          </w:p>
        </w:tc>
        <w:tc>
          <w:tcPr>
            <w:tcW w:w="1260" w:type="dxa"/>
            <w:shd w:val="clear" w:color="auto" w:fill="auto"/>
            <w:noWrap/>
            <w:vAlign w:val="center"/>
          </w:tcPr>
          <w:p w14:paraId="051EEEA1" w14:textId="40D14FF9"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CC506F" w:rsidRPr="00CB1F4D" w14:paraId="33747A01" w14:textId="77777777" w:rsidTr="00CC506F">
        <w:trPr>
          <w:trHeight w:val="300"/>
        </w:trPr>
        <w:tc>
          <w:tcPr>
            <w:tcW w:w="1350" w:type="dxa"/>
            <w:shd w:val="clear" w:color="auto" w:fill="auto"/>
            <w:noWrap/>
            <w:vAlign w:val="center"/>
          </w:tcPr>
          <w:p w14:paraId="1246E984" w14:textId="51C6FBA2" w:rsidR="00CC506F" w:rsidRPr="00CC506F" w:rsidRDefault="00CC506F" w:rsidP="00CC506F">
            <w:pPr>
              <w:spacing w:after="0" w:line="276"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1F-XIV</w:t>
            </w:r>
          </w:p>
        </w:tc>
        <w:tc>
          <w:tcPr>
            <w:tcW w:w="1220" w:type="dxa"/>
            <w:vAlign w:val="center"/>
          </w:tcPr>
          <w:p w14:paraId="45792380" w14:textId="59B05F6D"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shd w:val="clear" w:color="auto" w:fill="auto"/>
            <w:noWrap/>
            <w:vAlign w:val="center"/>
          </w:tcPr>
          <w:p w14:paraId="5353C854" w14:textId="5E49AFD0"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895" w:type="dxa"/>
            <w:vAlign w:val="center"/>
          </w:tcPr>
          <w:p w14:paraId="0A563601" w14:textId="777777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p>
        </w:tc>
        <w:tc>
          <w:tcPr>
            <w:tcW w:w="1080" w:type="dxa"/>
            <w:vAlign w:val="center"/>
          </w:tcPr>
          <w:p w14:paraId="1EED69DA" w14:textId="777777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p>
        </w:tc>
        <w:tc>
          <w:tcPr>
            <w:tcW w:w="990" w:type="dxa"/>
            <w:shd w:val="clear" w:color="auto" w:fill="auto"/>
            <w:noWrap/>
            <w:vAlign w:val="center"/>
          </w:tcPr>
          <w:p w14:paraId="50392EC2" w14:textId="46BB6A64"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0.34</w:t>
            </w:r>
          </w:p>
        </w:tc>
        <w:tc>
          <w:tcPr>
            <w:tcW w:w="1350" w:type="dxa"/>
            <w:shd w:val="clear" w:color="auto" w:fill="auto"/>
            <w:noWrap/>
            <w:vAlign w:val="center"/>
          </w:tcPr>
          <w:p w14:paraId="3CC3A610" w14:textId="3C827684"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0.02</w:t>
            </w:r>
          </w:p>
        </w:tc>
        <w:tc>
          <w:tcPr>
            <w:tcW w:w="1260" w:type="dxa"/>
            <w:shd w:val="clear" w:color="auto" w:fill="auto"/>
            <w:noWrap/>
            <w:vAlign w:val="center"/>
          </w:tcPr>
          <w:p w14:paraId="38C688A2" w14:textId="1FE640B1"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Recovered</w:t>
            </w:r>
          </w:p>
        </w:tc>
      </w:tr>
      <w:tr w:rsidR="00CC506F" w:rsidRPr="00CB1F4D" w14:paraId="4AE712BB" w14:textId="77777777" w:rsidTr="00CC506F">
        <w:trPr>
          <w:trHeight w:val="300"/>
        </w:trPr>
        <w:tc>
          <w:tcPr>
            <w:tcW w:w="1350" w:type="dxa"/>
            <w:shd w:val="clear" w:color="auto" w:fill="auto"/>
            <w:noWrap/>
            <w:vAlign w:val="center"/>
          </w:tcPr>
          <w:p w14:paraId="24D6BEB3" w14:textId="79429064" w:rsidR="00CC506F" w:rsidRPr="00CC506F" w:rsidRDefault="00CC506F" w:rsidP="00CC506F">
            <w:pPr>
              <w:spacing w:after="0" w:line="276"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3M</w:t>
            </w:r>
          </w:p>
        </w:tc>
        <w:tc>
          <w:tcPr>
            <w:tcW w:w="1220" w:type="dxa"/>
            <w:vAlign w:val="center"/>
          </w:tcPr>
          <w:p w14:paraId="71ACD085" w14:textId="6E7F536A"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shd w:val="clear" w:color="auto" w:fill="auto"/>
            <w:noWrap/>
            <w:vAlign w:val="center"/>
          </w:tcPr>
          <w:p w14:paraId="5D5E9378" w14:textId="6FC7F4E0"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895" w:type="dxa"/>
            <w:vAlign w:val="center"/>
          </w:tcPr>
          <w:p w14:paraId="639C7049" w14:textId="777777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p>
        </w:tc>
        <w:tc>
          <w:tcPr>
            <w:tcW w:w="1080" w:type="dxa"/>
            <w:vAlign w:val="center"/>
          </w:tcPr>
          <w:p w14:paraId="204523D6" w14:textId="777777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p>
        </w:tc>
        <w:tc>
          <w:tcPr>
            <w:tcW w:w="990" w:type="dxa"/>
            <w:shd w:val="clear" w:color="auto" w:fill="auto"/>
            <w:noWrap/>
            <w:vAlign w:val="center"/>
          </w:tcPr>
          <w:p w14:paraId="104C5683" w14:textId="15029CC6" w:rsidR="00CC506F" w:rsidRPr="00CC506F" w:rsidRDefault="00CC506F" w:rsidP="00CC506F">
            <w:pPr>
              <w:spacing w:after="0" w:line="276" w:lineRule="auto"/>
              <w:jc w:val="center"/>
              <w:rPr>
                <w:rFonts w:ascii="Arial" w:eastAsia="Times New Roman" w:hAnsi="Arial" w:cs="Arial"/>
                <w:color w:val="000000"/>
                <w:kern w:val="0"/>
                <w:sz w:val="18"/>
                <w:szCs w:val="18"/>
                <w:highlight w:val="red"/>
                <w14:ligatures w14:val="none"/>
              </w:rPr>
            </w:pPr>
            <w:r w:rsidRPr="00CC506F">
              <w:rPr>
                <w:rFonts w:ascii="Arial" w:eastAsia="Times New Roman" w:hAnsi="Arial" w:cs="Arial"/>
                <w:color w:val="000000"/>
                <w:kern w:val="0"/>
                <w:sz w:val="18"/>
                <w:szCs w:val="18"/>
                <w14:ligatures w14:val="none"/>
              </w:rPr>
              <w:t>0.11</w:t>
            </w:r>
          </w:p>
        </w:tc>
        <w:tc>
          <w:tcPr>
            <w:tcW w:w="1350" w:type="dxa"/>
            <w:shd w:val="clear" w:color="auto" w:fill="auto"/>
            <w:noWrap/>
            <w:vAlign w:val="center"/>
          </w:tcPr>
          <w:p w14:paraId="5B9F92FD" w14:textId="39B93636"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0.02</w:t>
            </w:r>
          </w:p>
        </w:tc>
        <w:tc>
          <w:tcPr>
            <w:tcW w:w="1260" w:type="dxa"/>
            <w:shd w:val="clear" w:color="auto" w:fill="auto"/>
            <w:noWrap/>
            <w:vAlign w:val="center"/>
          </w:tcPr>
          <w:p w14:paraId="361B2855" w14:textId="28D9BB7A"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Recovered</w:t>
            </w:r>
          </w:p>
        </w:tc>
      </w:tr>
      <w:tr w:rsidR="00CC506F" w:rsidRPr="00CB1F4D" w14:paraId="40B936CF" w14:textId="77777777" w:rsidTr="00CC506F">
        <w:trPr>
          <w:trHeight w:val="300"/>
        </w:trPr>
        <w:tc>
          <w:tcPr>
            <w:tcW w:w="1350" w:type="dxa"/>
            <w:shd w:val="clear" w:color="auto" w:fill="auto"/>
            <w:noWrap/>
            <w:vAlign w:val="center"/>
          </w:tcPr>
          <w:p w14:paraId="035784CD" w14:textId="42513A1E" w:rsidR="00CC506F" w:rsidRPr="00CC506F" w:rsidRDefault="00CC506F" w:rsidP="00CC506F">
            <w:pPr>
              <w:spacing w:after="0" w:line="276"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SNE</w:t>
            </w:r>
          </w:p>
        </w:tc>
        <w:tc>
          <w:tcPr>
            <w:tcW w:w="1220" w:type="dxa"/>
            <w:vAlign w:val="center"/>
          </w:tcPr>
          <w:p w14:paraId="70BA7DB5" w14:textId="6A6EFF85"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shd w:val="clear" w:color="auto" w:fill="auto"/>
            <w:noWrap/>
            <w:vAlign w:val="center"/>
          </w:tcPr>
          <w:p w14:paraId="4F8E69B0" w14:textId="4C97C650"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895" w:type="dxa"/>
            <w:vAlign w:val="center"/>
          </w:tcPr>
          <w:p w14:paraId="4266A8C1" w14:textId="77777777" w:rsidR="00CC506F" w:rsidRPr="00CC506F" w:rsidRDefault="00CC506F" w:rsidP="00CC506F">
            <w:pPr>
              <w:spacing w:after="0" w:line="276" w:lineRule="auto"/>
              <w:jc w:val="center"/>
              <w:rPr>
                <w:rFonts w:ascii="Arial" w:eastAsia="Times New Roman" w:hAnsi="Arial" w:cs="Arial"/>
                <w:kern w:val="0"/>
                <w:sz w:val="18"/>
                <w:szCs w:val="18"/>
                <w14:ligatures w14:val="none"/>
              </w:rPr>
            </w:pPr>
          </w:p>
        </w:tc>
        <w:tc>
          <w:tcPr>
            <w:tcW w:w="1080" w:type="dxa"/>
            <w:vAlign w:val="center"/>
          </w:tcPr>
          <w:p w14:paraId="1DB921E4" w14:textId="77777777" w:rsidR="00CC506F" w:rsidRPr="00CC506F" w:rsidRDefault="00CC506F" w:rsidP="00CC506F">
            <w:pPr>
              <w:spacing w:after="0" w:line="276" w:lineRule="auto"/>
              <w:jc w:val="center"/>
              <w:rPr>
                <w:rFonts w:ascii="Arial" w:eastAsia="Times New Roman" w:hAnsi="Arial" w:cs="Arial"/>
                <w:kern w:val="0"/>
                <w:sz w:val="18"/>
                <w:szCs w:val="18"/>
                <w14:ligatures w14:val="none"/>
              </w:rPr>
            </w:pPr>
          </w:p>
        </w:tc>
        <w:tc>
          <w:tcPr>
            <w:tcW w:w="990" w:type="dxa"/>
            <w:shd w:val="clear" w:color="auto" w:fill="auto"/>
            <w:noWrap/>
            <w:vAlign w:val="center"/>
          </w:tcPr>
          <w:p w14:paraId="25796E24" w14:textId="177C7C4C"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kern w:val="0"/>
                <w:sz w:val="18"/>
                <w:szCs w:val="18"/>
                <w14:ligatures w14:val="none"/>
              </w:rPr>
              <w:t>0.80</w:t>
            </w:r>
          </w:p>
        </w:tc>
        <w:tc>
          <w:tcPr>
            <w:tcW w:w="1350" w:type="dxa"/>
            <w:shd w:val="clear" w:color="auto" w:fill="auto"/>
            <w:noWrap/>
            <w:vAlign w:val="center"/>
          </w:tcPr>
          <w:p w14:paraId="3E830F74" w14:textId="400FF561"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0.02</w:t>
            </w:r>
          </w:p>
        </w:tc>
        <w:tc>
          <w:tcPr>
            <w:tcW w:w="1260" w:type="dxa"/>
            <w:shd w:val="clear" w:color="auto" w:fill="auto"/>
            <w:noWrap/>
            <w:vAlign w:val="center"/>
          </w:tcPr>
          <w:p w14:paraId="79B8C70D" w14:textId="2345A96D"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CC506F" w:rsidRPr="00CB1F4D" w14:paraId="15D2FBE8" w14:textId="77777777" w:rsidTr="00CC506F">
        <w:trPr>
          <w:trHeight w:val="300"/>
        </w:trPr>
        <w:tc>
          <w:tcPr>
            <w:tcW w:w="9270" w:type="dxa"/>
            <w:gridSpan w:val="8"/>
            <w:vAlign w:val="center"/>
          </w:tcPr>
          <w:p w14:paraId="5BB3352E" w14:textId="6255D6BB" w:rsidR="00CC506F" w:rsidRPr="00CC506F" w:rsidRDefault="00CC506F" w:rsidP="00CC506F">
            <w:pPr>
              <w:spacing w:after="0" w:line="276"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Northeast Atlantic stocks</w:t>
            </w:r>
          </w:p>
        </w:tc>
      </w:tr>
      <w:tr w:rsidR="00CC506F" w:rsidRPr="00CB1F4D" w14:paraId="41692791" w14:textId="77777777" w:rsidTr="00CC506F">
        <w:trPr>
          <w:trHeight w:val="300"/>
        </w:trPr>
        <w:tc>
          <w:tcPr>
            <w:tcW w:w="1350" w:type="dxa"/>
            <w:shd w:val="clear" w:color="auto" w:fill="auto"/>
            <w:noWrap/>
            <w:vAlign w:val="center"/>
          </w:tcPr>
          <w:p w14:paraId="572F0083" w14:textId="0D754823" w:rsidR="00CC506F" w:rsidRPr="00CC506F" w:rsidRDefault="00CC506F" w:rsidP="00CC506F">
            <w:pPr>
              <w:spacing w:after="0" w:line="276" w:lineRule="auto"/>
              <w:rPr>
                <w:rFonts w:ascii="Arial" w:eastAsia="Times New Roman" w:hAnsi="Arial" w:cs="Arial"/>
                <w:color w:val="000000"/>
                <w:kern w:val="0"/>
                <w:sz w:val="18"/>
                <w:szCs w:val="18"/>
                <w14:ligatures w14:val="none"/>
              </w:rPr>
            </w:pPr>
            <w:proofErr w:type="spellStart"/>
            <w:r w:rsidRPr="00CC506F">
              <w:rPr>
                <w:rFonts w:ascii="Arial" w:eastAsia="Times New Roman" w:hAnsi="Arial" w:cs="Arial"/>
                <w:color w:val="000000"/>
                <w:kern w:val="0"/>
                <w:sz w:val="18"/>
                <w:szCs w:val="18"/>
                <w14:ligatures w14:val="none"/>
              </w:rPr>
              <w:t>IIIaW</w:t>
            </w:r>
            <w:proofErr w:type="spellEnd"/>
            <w:r w:rsidRPr="00CC506F">
              <w:rPr>
                <w:rFonts w:ascii="Arial" w:eastAsia="Times New Roman" w:hAnsi="Arial" w:cs="Arial"/>
                <w:color w:val="000000"/>
                <w:kern w:val="0"/>
                <w:sz w:val="18"/>
                <w:szCs w:val="18"/>
                <w14:ligatures w14:val="none"/>
              </w:rPr>
              <w:t>-IV-VIId</w:t>
            </w:r>
          </w:p>
        </w:tc>
        <w:tc>
          <w:tcPr>
            <w:tcW w:w="1220" w:type="dxa"/>
            <w:vAlign w:val="center"/>
          </w:tcPr>
          <w:p w14:paraId="52BDF19F" w14:textId="5567D366"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Yes</w:t>
            </w:r>
          </w:p>
        </w:tc>
        <w:tc>
          <w:tcPr>
            <w:tcW w:w="1125" w:type="dxa"/>
            <w:shd w:val="clear" w:color="auto" w:fill="auto"/>
            <w:noWrap/>
            <w:vAlign w:val="center"/>
          </w:tcPr>
          <w:p w14:paraId="41337E0D" w14:textId="565F57C3"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0.57</w:t>
            </w:r>
          </w:p>
        </w:tc>
        <w:tc>
          <w:tcPr>
            <w:tcW w:w="895" w:type="dxa"/>
            <w:vAlign w:val="center"/>
          </w:tcPr>
          <w:p w14:paraId="4F0F1CD5" w14:textId="44168832"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0.63</w:t>
            </w:r>
          </w:p>
        </w:tc>
        <w:tc>
          <w:tcPr>
            <w:tcW w:w="1080" w:type="dxa"/>
            <w:vAlign w:val="center"/>
          </w:tcPr>
          <w:p w14:paraId="754A57C0" w14:textId="777777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p>
        </w:tc>
        <w:tc>
          <w:tcPr>
            <w:tcW w:w="990" w:type="dxa"/>
            <w:shd w:val="clear" w:color="auto" w:fill="auto"/>
            <w:noWrap/>
            <w:vAlign w:val="center"/>
          </w:tcPr>
          <w:p w14:paraId="6F77981B" w14:textId="4C9117C9"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0.41</w:t>
            </w:r>
          </w:p>
        </w:tc>
        <w:tc>
          <w:tcPr>
            <w:tcW w:w="1350" w:type="dxa"/>
            <w:shd w:val="clear" w:color="auto" w:fill="auto"/>
            <w:noWrap/>
            <w:vAlign w:val="center"/>
          </w:tcPr>
          <w:p w14:paraId="5A13266A" w14:textId="2AFDB6ED"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0.10</w:t>
            </w:r>
          </w:p>
        </w:tc>
        <w:tc>
          <w:tcPr>
            <w:tcW w:w="1260" w:type="dxa"/>
            <w:shd w:val="clear" w:color="auto" w:fill="auto"/>
            <w:noWrap/>
            <w:vAlign w:val="center"/>
          </w:tcPr>
          <w:p w14:paraId="6EC2C76A" w14:textId="3234A2C8"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CC506F" w:rsidRPr="00CB1F4D" w14:paraId="21C50EBF" w14:textId="77777777" w:rsidTr="00CC506F">
        <w:trPr>
          <w:trHeight w:val="300"/>
        </w:trPr>
        <w:tc>
          <w:tcPr>
            <w:tcW w:w="1350" w:type="dxa"/>
            <w:shd w:val="clear" w:color="auto" w:fill="auto"/>
            <w:noWrap/>
            <w:vAlign w:val="center"/>
          </w:tcPr>
          <w:p w14:paraId="3761033F" w14:textId="7AE5D97B" w:rsidR="00CC506F" w:rsidRPr="00CC506F" w:rsidRDefault="00CC506F" w:rsidP="00CC506F">
            <w:pPr>
              <w:spacing w:after="0" w:line="276"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ICE</w:t>
            </w:r>
          </w:p>
        </w:tc>
        <w:tc>
          <w:tcPr>
            <w:tcW w:w="1220" w:type="dxa"/>
            <w:vAlign w:val="center"/>
          </w:tcPr>
          <w:p w14:paraId="693CC2BD" w14:textId="0B25D031"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shd w:val="clear" w:color="auto" w:fill="auto"/>
            <w:noWrap/>
            <w:vAlign w:val="center"/>
          </w:tcPr>
          <w:p w14:paraId="1FC666E6" w14:textId="54E7013F"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895" w:type="dxa"/>
            <w:vAlign w:val="center"/>
          </w:tcPr>
          <w:p w14:paraId="3E03044F" w14:textId="777777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p>
        </w:tc>
        <w:tc>
          <w:tcPr>
            <w:tcW w:w="1080" w:type="dxa"/>
            <w:vAlign w:val="center"/>
          </w:tcPr>
          <w:p w14:paraId="108B5313" w14:textId="777777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p>
        </w:tc>
        <w:tc>
          <w:tcPr>
            <w:tcW w:w="990" w:type="dxa"/>
            <w:shd w:val="clear" w:color="auto" w:fill="auto"/>
            <w:noWrap/>
            <w:vAlign w:val="center"/>
          </w:tcPr>
          <w:p w14:paraId="19664552" w14:textId="401569DE"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0.51</w:t>
            </w:r>
          </w:p>
        </w:tc>
        <w:tc>
          <w:tcPr>
            <w:tcW w:w="1350" w:type="dxa"/>
            <w:shd w:val="clear" w:color="auto" w:fill="auto"/>
            <w:noWrap/>
            <w:vAlign w:val="center"/>
          </w:tcPr>
          <w:p w14:paraId="037E245F" w14:textId="49880808"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0.23</w:t>
            </w:r>
          </w:p>
        </w:tc>
        <w:tc>
          <w:tcPr>
            <w:tcW w:w="1260" w:type="dxa"/>
            <w:shd w:val="clear" w:color="auto" w:fill="auto"/>
            <w:noWrap/>
            <w:vAlign w:val="center"/>
          </w:tcPr>
          <w:p w14:paraId="3035FA03" w14:textId="14800E2C"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Recovered</w:t>
            </w:r>
          </w:p>
        </w:tc>
      </w:tr>
      <w:tr w:rsidR="00CC506F" w:rsidRPr="00CB1F4D" w14:paraId="517AF00A" w14:textId="77777777" w:rsidTr="00CC506F">
        <w:trPr>
          <w:trHeight w:val="300"/>
        </w:trPr>
        <w:tc>
          <w:tcPr>
            <w:tcW w:w="1350" w:type="dxa"/>
            <w:shd w:val="clear" w:color="auto" w:fill="auto"/>
            <w:noWrap/>
            <w:vAlign w:val="center"/>
            <w:hideMark/>
          </w:tcPr>
          <w:p w14:paraId="02166244" w14:textId="3DE09B6B" w:rsidR="00CC506F" w:rsidRPr="00CC506F" w:rsidRDefault="00CC506F" w:rsidP="00CC506F">
            <w:pPr>
              <w:spacing w:after="0" w:line="276"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BA2224</w:t>
            </w:r>
          </w:p>
        </w:tc>
        <w:tc>
          <w:tcPr>
            <w:tcW w:w="1220" w:type="dxa"/>
            <w:vAlign w:val="center"/>
          </w:tcPr>
          <w:p w14:paraId="50D8BF2B" w14:textId="44B09D00"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shd w:val="clear" w:color="auto" w:fill="auto"/>
            <w:noWrap/>
            <w:vAlign w:val="center"/>
            <w:hideMark/>
          </w:tcPr>
          <w:p w14:paraId="2FC482D3" w14:textId="34186ABA"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895" w:type="dxa"/>
            <w:vAlign w:val="center"/>
          </w:tcPr>
          <w:p w14:paraId="03E78FAC" w14:textId="777777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p>
        </w:tc>
        <w:tc>
          <w:tcPr>
            <w:tcW w:w="1080" w:type="dxa"/>
            <w:vAlign w:val="center"/>
          </w:tcPr>
          <w:p w14:paraId="0878DC48" w14:textId="777777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p>
        </w:tc>
        <w:tc>
          <w:tcPr>
            <w:tcW w:w="990" w:type="dxa"/>
            <w:shd w:val="clear" w:color="auto" w:fill="auto"/>
            <w:noWrap/>
            <w:vAlign w:val="center"/>
            <w:hideMark/>
          </w:tcPr>
          <w:p w14:paraId="20DBB45F" w14:textId="4BFEC92F"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0.87</w:t>
            </w:r>
          </w:p>
        </w:tc>
        <w:tc>
          <w:tcPr>
            <w:tcW w:w="1350" w:type="dxa"/>
            <w:shd w:val="clear" w:color="auto" w:fill="auto"/>
            <w:noWrap/>
            <w:vAlign w:val="center"/>
            <w:hideMark/>
          </w:tcPr>
          <w:p w14:paraId="27A35138" w14:textId="59A1EE74"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0.23</w:t>
            </w:r>
          </w:p>
        </w:tc>
        <w:tc>
          <w:tcPr>
            <w:tcW w:w="1260" w:type="dxa"/>
            <w:shd w:val="clear" w:color="auto" w:fill="auto"/>
            <w:noWrap/>
            <w:vAlign w:val="center"/>
            <w:hideMark/>
          </w:tcPr>
          <w:p w14:paraId="34A8F991" w14:textId="4B3C6C20"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CC506F" w:rsidRPr="00CB1F4D" w14:paraId="3CC6DEC0" w14:textId="77777777" w:rsidTr="00CC506F">
        <w:trPr>
          <w:trHeight w:val="279"/>
        </w:trPr>
        <w:tc>
          <w:tcPr>
            <w:tcW w:w="1350" w:type="dxa"/>
            <w:shd w:val="clear" w:color="auto" w:fill="auto"/>
            <w:noWrap/>
            <w:vAlign w:val="center"/>
            <w:hideMark/>
          </w:tcPr>
          <w:p w14:paraId="74578A98" w14:textId="2619C1ED" w:rsidR="00CC506F" w:rsidRPr="00CC506F" w:rsidRDefault="00CC506F" w:rsidP="00CC506F">
            <w:pPr>
              <w:spacing w:after="0" w:line="276"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NEAR</w:t>
            </w:r>
          </w:p>
        </w:tc>
        <w:tc>
          <w:tcPr>
            <w:tcW w:w="1220" w:type="dxa"/>
            <w:vAlign w:val="center"/>
          </w:tcPr>
          <w:p w14:paraId="517BD39F" w14:textId="4683E17E"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shd w:val="clear" w:color="auto" w:fill="auto"/>
            <w:noWrap/>
            <w:vAlign w:val="center"/>
            <w:hideMark/>
          </w:tcPr>
          <w:p w14:paraId="5D6CD6B0" w14:textId="07E7BB8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895" w:type="dxa"/>
            <w:vAlign w:val="center"/>
          </w:tcPr>
          <w:p w14:paraId="61EEC8C8" w14:textId="77777777" w:rsidR="00CC506F" w:rsidRPr="00CC506F" w:rsidRDefault="00CC506F" w:rsidP="00CC506F">
            <w:pPr>
              <w:spacing w:after="0" w:line="276" w:lineRule="auto"/>
              <w:jc w:val="center"/>
              <w:rPr>
                <w:rFonts w:ascii="Arial" w:eastAsia="Times New Roman" w:hAnsi="Arial" w:cs="Arial"/>
                <w:kern w:val="0"/>
                <w:sz w:val="18"/>
                <w:szCs w:val="18"/>
                <w14:ligatures w14:val="none"/>
              </w:rPr>
            </w:pPr>
          </w:p>
        </w:tc>
        <w:tc>
          <w:tcPr>
            <w:tcW w:w="1080" w:type="dxa"/>
            <w:vAlign w:val="center"/>
          </w:tcPr>
          <w:p w14:paraId="72FCAF7F" w14:textId="77777777" w:rsidR="00CC506F" w:rsidRPr="00CC506F" w:rsidRDefault="00CC506F" w:rsidP="00CC506F">
            <w:pPr>
              <w:spacing w:after="0" w:line="276" w:lineRule="auto"/>
              <w:jc w:val="center"/>
              <w:rPr>
                <w:rFonts w:ascii="Arial" w:eastAsia="Times New Roman" w:hAnsi="Arial" w:cs="Arial"/>
                <w:kern w:val="0"/>
                <w:sz w:val="18"/>
                <w:szCs w:val="18"/>
                <w14:ligatures w14:val="none"/>
              </w:rPr>
            </w:pPr>
          </w:p>
        </w:tc>
        <w:tc>
          <w:tcPr>
            <w:tcW w:w="990" w:type="dxa"/>
            <w:shd w:val="clear" w:color="auto" w:fill="auto"/>
            <w:noWrap/>
            <w:vAlign w:val="center"/>
            <w:hideMark/>
          </w:tcPr>
          <w:p w14:paraId="33750650" w14:textId="1FA75F38" w:rsidR="00CC506F" w:rsidRPr="00CC506F" w:rsidRDefault="00CC506F" w:rsidP="00CC506F">
            <w:pPr>
              <w:spacing w:after="0" w:line="276" w:lineRule="auto"/>
              <w:jc w:val="center"/>
              <w:rPr>
                <w:rFonts w:ascii="Arial" w:eastAsia="Times New Roman" w:hAnsi="Arial" w:cs="Arial"/>
                <w:kern w:val="0"/>
                <w:sz w:val="18"/>
                <w:szCs w:val="18"/>
                <w14:ligatures w14:val="none"/>
              </w:rPr>
            </w:pPr>
            <w:r w:rsidRPr="00CC506F">
              <w:rPr>
                <w:rFonts w:ascii="Arial" w:eastAsia="Times New Roman" w:hAnsi="Arial" w:cs="Arial"/>
                <w:kern w:val="0"/>
                <w:sz w:val="18"/>
                <w:szCs w:val="18"/>
                <w14:ligatures w14:val="none"/>
              </w:rPr>
              <w:t>0.51</w:t>
            </w:r>
          </w:p>
        </w:tc>
        <w:tc>
          <w:tcPr>
            <w:tcW w:w="1350" w:type="dxa"/>
            <w:shd w:val="clear" w:color="auto" w:fill="auto"/>
            <w:noWrap/>
            <w:vAlign w:val="center"/>
            <w:hideMark/>
          </w:tcPr>
          <w:p w14:paraId="2B8005E1" w14:textId="6A366DD0"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0.16</w:t>
            </w:r>
          </w:p>
        </w:tc>
        <w:tc>
          <w:tcPr>
            <w:tcW w:w="1260" w:type="dxa"/>
            <w:shd w:val="clear" w:color="auto" w:fill="auto"/>
            <w:noWrap/>
            <w:vAlign w:val="center"/>
            <w:hideMark/>
          </w:tcPr>
          <w:p w14:paraId="45E351D3" w14:textId="777777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Recovered</w:t>
            </w:r>
          </w:p>
        </w:tc>
      </w:tr>
      <w:tr w:rsidR="00CC506F" w:rsidRPr="00CB1F4D" w14:paraId="5D23B59B" w14:textId="77777777" w:rsidTr="00CC506F">
        <w:trPr>
          <w:trHeight w:val="300"/>
        </w:trPr>
        <w:tc>
          <w:tcPr>
            <w:tcW w:w="1350" w:type="dxa"/>
            <w:shd w:val="clear" w:color="auto" w:fill="auto"/>
            <w:noWrap/>
            <w:vAlign w:val="center"/>
            <w:hideMark/>
          </w:tcPr>
          <w:p w14:paraId="4F8BDD1B" w14:textId="326BFA0B" w:rsidR="00CC506F" w:rsidRPr="00CC506F" w:rsidRDefault="00CC506F" w:rsidP="00CC506F">
            <w:pPr>
              <w:spacing w:after="0" w:line="276"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BA2532</w:t>
            </w:r>
          </w:p>
        </w:tc>
        <w:tc>
          <w:tcPr>
            <w:tcW w:w="1220" w:type="dxa"/>
            <w:vAlign w:val="center"/>
          </w:tcPr>
          <w:p w14:paraId="3B0D6AA7" w14:textId="4C6E661B"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shd w:val="clear" w:color="auto" w:fill="auto"/>
            <w:noWrap/>
            <w:vAlign w:val="center"/>
            <w:hideMark/>
          </w:tcPr>
          <w:p w14:paraId="43AE291A" w14:textId="27ED8EAE"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895" w:type="dxa"/>
            <w:vAlign w:val="center"/>
          </w:tcPr>
          <w:p w14:paraId="3EFC7DC5" w14:textId="777777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p>
        </w:tc>
        <w:tc>
          <w:tcPr>
            <w:tcW w:w="1080" w:type="dxa"/>
            <w:vAlign w:val="center"/>
          </w:tcPr>
          <w:p w14:paraId="1D0F4FBB" w14:textId="777777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p>
        </w:tc>
        <w:tc>
          <w:tcPr>
            <w:tcW w:w="990" w:type="dxa"/>
            <w:shd w:val="clear" w:color="auto" w:fill="auto"/>
            <w:noWrap/>
            <w:vAlign w:val="center"/>
            <w:hideMark/>
          </w:tcPr>
          <w:p w14:paraId="0B6BB18D" w14:textId="62E59844"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0.69</w:t>
            </w:r>
          </w:p>
        </w:tc>
        <w:tc>
          <w:tcPr>
            <w:tcW w:w="1350" w:type="dxa"/>
            <w:shd w:val="clear" w:color="auto" w:fill="auto"/>
            <w:noWrap/>
            <w:vAlign w:val="center"/>
            <w:hideMark/>
          </w:tcPr>
          <w:p w14:paraId="3D871F4D" w14:textId="3DB217F0"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0.10</w:t>
            </w:r>
          </w:p>
        </w:tc>
        <w:tc>
          <w:tcPr>
            <w:tcW w:w="1260" w:type="dxa"/>
            <w:shd w:val="clear" w:color="auto" w:fill="auto"/>
            <w:noWrap/>
            <w:vAlign w:val="center"/>
            <w:hideMark/>
          </w:tcPr>
          <w:p w14:paraId="438EECEA" w14:textId="6EAA6EF5"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CC506F" w:rsidRPr="00CB1F4D" w14:paraId="119B80C9" w14:textId="77777777" w:rsidTr="00CC506F">
        <w:trPr>
          <w:trHeight w:val="300"/>
        </w:trPr>
        <w:tc>
          <w:tcPr>
            <w:tcW w:w="1350" w:type="dxa"/>
            <w:shd w:val="clear" w:color="auto" w:fill="auto"/>
            <w:noWrap/>
            <w:vAlign w:val="center"/>
            <w:hideMark/>
          </w:tcPr>
          <w:p w14:paraId="1BF2F7C4" w14:textId="7C7508A7" w:rsidR="00CC506F" w:rsidRPr="00CC506F" w:rsidRDefault="00CC506F" w:rsidP="00CC506F">
            <w:pPr>
              <w:spacing w:after="0" w:line="276"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FAPL</w:t>
            </w:r>
          </w:p>
        </w:tc>
        <w:tc>
          <w:tcPr>
            <w:tcW w:w="1220" w:type="dxa"/>
            <w:vAlign w:val="center"/>
          </w:tcPr>
          <w:p w14:paraId="710CB0FC" w14:textId="424FF0A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shd w:val="clear" w:color="auto" w:fill="auto"/>
            <w:noWrap/>
            <w:vAlign w:val="center"/>
            <w:hideMark/>
          </w:tcPr>
          <w:p w14:paraId="5317DB8A" w14:textId="6B17AE46"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895" w:type="dxa"/>
            <w:vAlign w:val="center"/>
          </w:tcPr>
          <w:p w14:paraId="61AC6044" w14:textId="777777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p>
        </w:tc>
        <w:tc>
          <w:tcPr>
            <w:tcW w:w="1080" w:type="dxa"/>
            <w:vAlign w:val="center"/>
          </w:tcPr>
          <w:p w14:paraId="180E37C5" w14:textId="777777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p>
        </w:tc>
        <w:tc>
          <w:tcPr>
            <w:tcW w:w="990" w:type="dxa"/>
            <w:shd w:val="clear" w:color="auto" w:fill="auto"/>
            <w:noWrap/>
            <w:vAlign w:val="center"/>
            <w:hideMark/>
          </w:tcPr>
          <w:p w14:paraId="554E25F5" w14:textId="6F72896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0.33</w:t>
            </w:r>
          </w:p>
        </w:tc>
        <w:tc>
          <w:tcPr>
            <w:tcW w:w="1350" w:type="dxa"/>
            <w:shd w:val="clear" w:color="auto" w:fill="auto"/>
            <w:noWrap/>
            <w:vAlign w:val="center"/>
            <w:hideMark/>
          </w:tcPr>
          <w:p w14:paraId="32130644" w14:textId="2761AD3B"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0.09</w:t>
            </w:r>
          </w:p>
        </w:tc>
        <w:tc>
          <w:tcPr>
            <w:tcW w:w="1260" w:type="dxa"/>
            <w:shd w:val="clear" w:color="auto" w:fill="auto"/>
            <w:noWrap/>
            <w:vAlign w:val="center"/>
            <w:hideMark/>
          </w:tcPr>
          <w:p w14:paraId="317FDF05" w14:textId="68EDD228"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CC506F" w:rsidRPr="00CB1F4D" w14:paraId="688B01AE" w14:textId="77777777" w:rsidTr="00CC506F">
        <w:trPr>
          <w:trHeight w:val="300"/>
        </w:trPr>
        <w:tc>
          <w:tcPr>
            <w:tcW w:w="1350" w:type="dxa"/>
            <w:shd w:val="clear" w:color="auto" w:fill="auto"/>
            <w:noWrap/>
            <w:vAlign w:val="center"/>
            <w:hideMark/>
          </w:tcPr>
          <w:p w14:paraId="15A85AD1" w14:textId="766C9E70" w:rsidR="00CC506F" w:rsidRPr="00CC506F" w:rsidRDefault="00CC506F" w:rsidP="00CC506F">
            <w:pPr>
              <w:spacing w:after="0" w:line="276" w:lineRule="auto"/>
              <w:rPr>
                <w:rFonts w:ascii="Arial" w:eastAsia="Times New Roman" w:hAnsi="Arial" w:cs="Arial"/>
                <w:color w:val="000000"/>
                <w:kern w:val="0"/>
                <w:sz w:val="18"/>
                <w:szCs w:val="18"/>
                <w14:ligatures w14:val="none"/>
              </w:rPr>
            </w:pPr>
            <w:proofErr w:type="spellStart"/>
            <w:r w:rsidRPr="00CC506F">
              <w:rPr>
                <w:rFonts w:ascii="Arial" w:eastAsia="Times New Roman" w:hAnsi="Arial" w:cs="Arial"/>
                <w:color w:val="000000"/>
                <w:kern w:val="0"/>
                <w:sz w:val="18"/>
                <w:szCs w:val="18"/>
                <w14:ligatures w14:val="none"/>
              </w:rPr>
              <w:t>VIIek</w:t>
            </w:r>
            <w:proofErr w:type="spellEnd"/>
          </w:p>
        </w:tc>
        <w:tc>
          <w:tcPr>
            <w:tcW w:w="1220" w:type="dxa"/>
            <w:vAlign w:val="center"/>
          </w:tcPr>
          <w:p w14:paraId="72CF4865" w14:textId="0FCFFE2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shd w:val="clear" w:color="auto" w:fill="auto"/>
            <w:noWrap/>
            <w:vAlign w:val="center"/>
            <w:hideMark/>
          </w:tcPr>
          <w:p w14:paraId="76B0B573" w14:textId="50663553"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895" w:type="dxa"/>
            <w:vAlign w:val="center"/>
          </w:tcPr>
          <w:p w14:paraId="70EEAB45" w14:textId="777777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p>
        </w:tc>
        <w:tc>
          <w:tcPr>
            <w:tcW w:w="1080" w:type="dxa"/>
            <w:vAlign w:val="center"/>
          </w:tcPr>
          <w:p w14:paraId="2B067FFE" w14:textId="777777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p>
        </w:tc>
        <w:tc>
          <w:tcPr>
            <w:tcW w:w="990" w:type="dxa"/>
            <w:shd w:val="clear" w:color="auto" w:fill="auto"/>
            <w:noWrap/>
            <w:vAlign w:val="center"/>
            <w:hideMark/>
          </w:tcPr>
          <w:p w14:paraId="742DFF73" w14:textId="747E4413"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0.73</w:t>
            </w:r>
          </w:p>
        </w:tc>
        <w:tc>
          <w:tcPr>
            <w:tcW w:w="1350" w:type="dxa"/>
            <w:shd w:val="clear" w:color="auto" w:fill="auto"/>
            <w:noWrap/>
            <w:vAlign w:val="center"/>
            <w:hideMark/>
          </w:tcPr>
          <w:p w14:paraId="23ADD697" w14:textId="4EDBC36C"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0.09</w:t>
            </w:r>
          </w:p>
        </w:tc>
        <w:tc>
          <w:tcPr>
            <w:tcW w:w="1260" w:type="dxa"/>
            <w:shd w:val="clear" w:color="auto" w:fill="auto"/>
            <w:noWrap/>
            <w:vAlign w:val="center"/>
            <w:hideMark/>
          </w:tcPr>
          <w:p w14:paraId="3C717B11" w14:textId="01DB3FC1"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CC506F" w:rsidRPr="00CB1F4D" w14:paraId="6E5760C3" w14:textId="77777777" w:rsidTr="00CC506F">
        <w:trPr>
          <w:trHeight w:val="300"/>
        </w:trPr>
        <w:tc>
          <w:tcPr>
            <w:tcW w:w="1350" w:type="dxa"/>
            <w:shd w:val="clear" w:color="auto" w:fill="auto"/>
            <w:noWrap/>
            <w:vAlign w:val="center"/>
            <w:hideMark/>
          </w:tcPr>
          <w:p w14:paraId="4402C440" w14:textId="31F49D6A" w:rsidR="00CC506F" w:rsidRPr="00CC506F" w:rsidRDefault="00CC506F" w:rsidP="00CC506F">
            <w:pPr>
              <w:spacing w:after="0" w:line="276" w:lineRule="auto"/>
              <w:rPr>
                <w:rFonts w:ascii="Arial" w:eastAsia="Times New Roman" w:hAnsi="Arial" w:cs="Arial"/>
                <w:color w:val="000000"/>
                <w:kern w:val="0"/>
                <w:sz w:val="18"/>
                <w:szCs w:val="18"/>
                <w14:ligatures w14:val="none"/>
              </w:rPr>
            </w:pPr>
            <w:proofErr w:type="spellStart"/>
            <w:r w:rsidRPr="00CC506F">
              <w:rPr>
                <w:rFonts w:ascii="Arial" w:eastAsia="Times New Roman" w:hAnsi="Arial" w:cs="Arial"/>
                <w:color w:val="000000"/>
                <w:kern w:val="0"/>
                <w:sz w:val="18"/>
                <w:szCs w:val="18"/>
                <w14:ligatures w14:val="none"/>
              </w:rPr>
              <w:t>VIa</w:t>
            </w:r>
            <w:proofErr w:type="spellEnd"/>
          </w:p>
        </w:tc>
        <w:tc>
          <w:tcPr>
            <w:tcW w:w="1220" w:type="dxa"/>
            <w:vAlign w:val="center"/>
          </w:tcPr>
          <w:p w14:paraId="0635A6B3" w14:textId="3955DC95"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shd w:val="clear" w:color="auto" w:fill="auto"/>
            <w:noWrap/>
            <w:vAlign w:val="center"/>
            <w:hideMark/>
          </w:tcPr>
          <w:p w14:paraId="392FA4B7" w14:textId="55D8159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895" w:type="dxa"/>
            <w:vAlign w:val="center"/>
          </w:tcPr>
          <w:p w14:paraId="5BA0E386" w14:textId="77777777" w:rsidR="00CC506F" w:rsidRPr="00CC506F" w:rsidRDefault="00CC506F" w:rsidP="00CC506F">
            <w:pPr>
              <w:spacing w:after="0" w:line="276" w:lineRule="auto"/>
              <w:jc w:val="center"/>
              <w:rPr>
                <w:rFonts w:ascii="Arial" w:eastAsia="Times New Roman" w:hAnsi="Arial" w:cs="Arial"/>
                <w:kern w:val="0"/>
                <w:sz w:val="18"/>
                <w:szCs w:val="18"/>
                <w14:ligatures w14:val="none"/>
              </w:rPr>
            </w:pPr>
          </w:p>
        </w:tc>
        <w:tc>
          <w:tcPr>
            <w:tcW w:w="1080" w:type="dxa"/>
            <w:vAlign w:val="center"/>
          </w:tcPr>
          <w:p w14:paraId="6028E335" w14:textId="77777777" w:rsidR="00CC506F" w:rsidRPr="00CC506F" w:rsidRDefault="00CC506F" w:rsidP="00CC506F">
            <w:pPr>
              <w:spacing w:after="0" w:line="276" w:lineRule="auto"/>
              <w:jc w:val="center"/>
              <w:rPr>
                <w:rFonts w:ascii="Arial" w:eastAsia="Times New Roman" w:hAnsi="Arial" w:cs="Arial"/>
                <w:kern w:val="0"/>
                <w:sz w:val="18"/>
                <w:szCs w:val="18"/>
                <w14:ligatures w14:val="none"/>
              </w:rPr>
            </w:pPr>
          </w:p>
        </w:tc>
        <w:tc>
          <w:tcPr>
            <w:tcW w:w="990" w:type="dxa"/>
            <w:shd w:val="clear" w:color="auto" w:fill="auto"/>
            <w:noWrap/>
            <w:vAlign w:val="center"/>
            <w:hideMark/>
          </w:tcPr>
          <w:p w14:paraId="73CED5AC" w14:textId="33690D1D" w:rsidR="00CC506F" w:rsidRPr="00CC506F" w:rsidRDefault="00CC506F" w:rsidP="00CC506F">
            <w:pPr>
              <w:spacing w:after="0" w:line="276" w:lineRule="auto"/>
              <w:jc w:val="center"/>
              <w:rPr>
                <w:rFonts w:ascii="Arial" w:eastAsia="Times New Roman" w:hAnsi="Arial" w:cs="Arial"/>
                <w:kern w:val="0"/>
                <w:sz w:val="18"/>
                <w:szCs w:val="18"/>
                <w14:ligatures w14:val="none"/>
              </w:rPr>
            </w:pPr>
            <w:r w:rsidRPr="00CC506F">
              <w:rPr>
                <w:rFonts w:ascii="Arial" w:eastAsia="Times New Roman" w:hAnsi="Arial" w:cs="Arial"/>
                <w:kern w:val="0"/>
                <w:sz w:val="18"/>
                <w:szCs w:val="18"/>
                <w14:ligatures w14:val="none"/>
              </w:rPr>
              <w:t>0.74</w:t>
            </w:r>
          </w:p>
        </w:tc>
        <w:tc>
          <w:tcPr>
            <w:tcW w:w="1350" w:type="dxa"/>
            <w:shd w:val="clear" w:color="auto" w:fill="auto"/>
            <w:noWrap/>
            <w:vAlign w:val="center"/>
            <w:hideMark/>
          </w:tcPr>
          <w:p w14:paraId="60E8157A" w14:textId="21329C3E"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0.05</w:t>
            </w:r>
          </w:p>
        </w:tc>
        <w:tc>
          <w:tcPr>
            <w:tcW w:w="1260" w:type="dxa"/>
            <w:shd w:val="clear" w:color="auto" w:fill="auto"/>
            <w:noWrap/>
            <w:vAlign w:val="center"/>
            <w:hideMark/>
          </w:tcPr>
          <w:p w14:paraId="30E222A2" w14:textId="1C701BC3"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CC506F" w:rsidRPr="00CB1F4D" w14:paraId="42D5879C" w14:textId="77777777" w:rsidTr="00CC506F">
        <w:trPr>
          <w:trHeight w:val="300"/>
        </w:trPr>
        <w:tc>
          <w:tcPr>
            <w:tcW w:w="1350" w:type="dxa"/>
            <w:shd w:val="clear" w:color="auto" w:fill="auto"/>
            <w:noWrap/>
            <w:vAlign w:val="center"/>
            <w:hideMark/>
          </w:tcPr>
          <w:p w14:paraId="4012DE04" w14:textId="68145A00" w:rsidR="00CC506F" w:rsidRPr="00CC506F" w:rsidRDefault="00CC506F" w:rsidP="00CC506F">
            <w:pPr>
              <w:spacing w:after="0" w:line="276"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IS</w:t>
            </w:r>
          </w:p>
        </w:tc>
        <w:tc>
          <w:tcPr>
            <w:tcW w:w="1220" w:type="dxa"/>
            <w:vAlign w:val="center"/>
          </w:tcPr>
          <w:p w14:paraId="2A9A5B38" w14:textId="2DFC25BC"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shd w:val="clear" w:color="auto" w:fill="auto"/>
            <w:noWrap/>
            <w:vAlign w:val="center"/>
            <w:hideMark/>
          </w:tcPr>
          <w:p w14:paraId="2EDC1EC3" w14:textId="54B208F0"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895" w:type="dxa"/>
            <w:vAlign w:val="center"/>
          </w:tcPr>
          <w:p w14:paraId="6F6E4FD2" w14:textId="777777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p>
        </w:tc>
        <w:tc>
          <w:tcPr>
            <w:tcW w:w="1080" w:type="dxa"/>
            <w:vAlign w:val="center"/>
          </w:tcPr>
          <w:p w14:paraId="1460252B" w14:textId="77777777"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p>
        </w:tc>
        <w:tc>
          <w:tcPr>
            <w:tcW w:w="990" w:type="dxa"/>
            <w:shd w:val="clear" w:color="auto" w:fill="auto"/>
            <w:noWrap/>
            <w:vAlign w:val="center"/>
            <w:hideMark/>
          </w:tcPr>
          <w:p w14:paraId="4D94FA7A" w14:textId="1BA141A5"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0.53</w:t>
            </w:r>
          </w:p>
        </w:tc>
        <w:tc>
          <w:tcPr>
            <w:tcW w:w="1350" w:type="dxa"/>
            <w:shd w:val="clear" w:color="auto" w:fill="auto"/>
            <w:noWrap/>
            <w:vAlign w:val="center"/>
            <w:hideMark/>
          </w:tcPr>
          <w:p w14:paraId="6759F9C7" w14:textId="530EB305"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0.05</w:t>
            </w:r>
          </w:p>
        </w:tc>
        <w:tc>
          <w:tcPr>
            <w:tcW w:w="1260" w:type="dxa"/>
            <w:shd w:val="clear" w:color="auto" w:fill="auto"/>
            <w:noWrap/>
            <w:vAlign w:val="center"/>
            <w:hideMark/>
          </w:tcPr>
          <w:p w14:paraId="2AEF8BDE" w14:textId="47EBD5E8" w:rsidR="00CC506F" w:rsidRPr="00CC506F" w:rsidRDefault="00CC506F" w:rsidP="00CC506F">
            <w:pPr>
              <w:spacing w:after="0" w:line="276"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bl>
    <w:p w14:paraId="74EBB806" w14:textId="77777777" w:rsidR="00BE1103" w:rsidRPr="00CB1F4D" w:rsidRDefault="00BE1103" w:rsidP="009C390B">
      <w:pPr>
        <w:spacing w:line="276" w:lineRule="auto"/>
        <w:rPr>
          <w:rFonts w:ascii="Arial" w:hAnsi="Arial" w:cs="Arial"/>
        </w:rPr>
      </w:pPr>
    </w:p>
    <w:p w14:paraId="47798D8D" w14:textId="0FCB5C55" w:rsidR="00FE0298" w:rsidRPr="00CB1F4D" w:rsidRDefault="00FE0298" w:rsidP="009C390B">
      <w:pPr>
        <w:spacing w:line="276" w:lineRule="auto"/>
        <w:rPr>
          <w:rFonts w:ascii="Arial" w:eastAsiaTheme="majorEastAsia" w:hAnsi="Arial" w:cs="Arial"/>
          <w:color w:val="0F4761" w:themeColor="accent1" w:themeShade="BF"/>
          <w:sz w:val="32"/>
          <w:szCs w:val="32"/>
        </w:rPr>
      </w:pPr>
      <w:r w:rsidRPr="00CB1F4D">
        <w:rPr>
          <w:rFonts w:ascii="Arial" w:hAnsi="Arial" w:cs="Arial"/>
        </w:rPr>
        <w:br w:type="page"/>
      </w:r>
    </w:p>
    <w:p w14:paraId="11FFAFA0" w14:textId="39B3E834" w:rsidR="00EF0456" w:rsidRPr="00CB1F4D" w:rsidRDefault="00FE0298" w:rsidP="009C390B">
      <w:pPr>
        <w:pStyle w:val="Heading1"/>
        <w:spacing w:line="276" w:lineRule="auto"/>
        <w:rPr>
          <w:rFonts w:ascii="Arial" w:hAnsi="Arial" w:cs="Arial"/>
          <w:color w:val="auto"/>
          <w:sz w:val="32"/>
          <w:szCs w:val="32"/>
        </w:rPr>
      </w:pPr>
      <w:r w:rsidRPr="00CB1F4D">
        <w:rPr>
          <w:rFonts w:ascii="Arial" w:hAnsi="Arial" w:cs="Arial"/>
          <w:color w:val="auto"/>
          <w:sz w:val="32"/>
          <w:szCs w:val="32"/>
        </w:rPr>
        <w:lastRenderedPageBreak/>
        <w:t>Discussion</w:t>
      </w:r>
    </w:p>
    <w:p w14:paraId="34B365A0" w14:textId="78193948" w:rsidR="000E0E29" w:rsidRPr="00CB1F4D" w:rsidRDefault="000E0E29" w:rsidP="009C390B">
      <w:pPr>
        <w:spacing w:line="276" w:lineRule="auto"/>
        <w:rPr>
          <w:rFonts w:ascii="Arial" w:hAnsi="Arial" w:cs="Arial"/>
          <w:i/>
          <w:iCs/>
        </w:rPr>
      </w:pPr>
      <w:r w:rsidRPr="00CB1F4D">
        <w:rPr>
          <w:rFonts w:ascii="Arial" w:hAnsi="Arial" w:cs="Arial"/>
          <w:i/>
          <w:iCs/>
        </w:rPr>
        <w:t>Main findings</w:t>
      </w:r>
    </w:p>
    <w:p w14:paraId="1F76DF0F" w14:textId="0D426081" w:rsidR="00B525C8" w:rsidRPr="00CB1F4D" w:rsidRDefault="00DA0EBD" w:rsidP="009C390B">
      <w:pPr>
        <w:spacing w:line="276" w:lineRule="auto"/>
        <w:rPr>
          <w:rFonts w:ascii="Arial" w:hAnsi="Arial" w:cs="Arial"/>
        </w:rPr>
      </w:pPr>
      <w:r w:rsidRPr="00CB1F4D">
        <w:rPr>
          <w:rFonts w:ascii="Arial" w:hAnsi="Arial" w:cs="Arial"/>
        </w:rPr>
        <w:t xml:space="preserve">Demographic </w:t>
      </w:r>
      <w:r w:rsidR="00B525C8" w:rsidRPr="00CB1F4D">
        <w:rPr>
          <w:rFonts w:ascii="Arial" w:hAnsi="Arial" w:cs="Arial"/>
        </w:rPr>
        <w:t>Allee effects w</w:t>
      </w:r>
      <w:r w:rsidRPr="00CB1F4D">
        <w:rPr>
          <w:rFonts w:ascii="Arial" w:hAnsi="Arial" w:cs="Arial"/>
        </w:rPr>
        <w:t xml:space="preserve">ere </w:t>
      </w:r>
      <w:r w:rsidR="00B525C8" w:rsidRPr="00CB1F4D">
        <w:rPr>
          <w:rFonts w:ascii="Arial" w:hAnsi="Arial" w:cs="Arial"/>
        </w:rPr>
        <w:t>detected in 1</w:t>
      </w:r>
      <w:r w:rsidR="000401ED" w:rsidRPr="00CB1F4D">
        <w:rPr>
          <w:rFonts w:ascii="Arial" w:hAnsi="Arial" w:cs="Arial"/>
        </w:rPr>
        <w:t>0</w:t>
      </w:r>
      <w:r w:rsidR="00B525C8" w:rsidRPr="00CB1F4D">
        <w:rPr>
          <w:rFonts w:ascii="Arial" w:hAnsi="Arial" w:cs="Arial"/>
        </w:rPr>
        <w:t xml:space="preserve"> of the 24 Atlantic cod stocks analyzed, with a strong geographic pattern: </w:t>
      </w:r>
      <w:r w:rsidR="000401ED" w:rsidRPr="00CB1F4D">
        <w:rPr>
          <w:rFonts w:ascii="Arial" w:hAnsi="Arial" w:cs="Arial"/>
        </w:rPr>
        <w:t>nine</w:t>
      </w:r>
      <w:r w:rsidR="00B525C8" w:rsidRPr="00CB1F4D">
        <w:rPr>
          <w:rFonts w:ascii="Arial" w:hAnsi="Arial" w:cs="Arial"/>
        </w:rPr>
        <w:t xml:space="preserve"> occurred in the Northwest Atlantic, and only one in the Northeast Atlantic. Eight stocks exhibited depensation below a breakpoint in the production</w:t>
      </w:r>
      <w:r w:rsidR="00A40E25">
        <w:rPr>
          <w:rFonts w:ascii="Arial" w:hAnsi="Arial" w:cs="Arial"/>
        </w:rPr>
        <w:t xml:space="preserve"> versus </w:t>
      </w:r>
      <w:r w:rsidR="00B525C8" w:rsidRPr="00CB1F4D">
        <w:rPr>
          <w:rFonts w:ascii="Arial" w:hAnsi="Arial" w:cs="Arial"/>
        </w:rPr>
        <w:t xml:space="preserve">biomass relationship, while </w:t>
      </w:r>
      <w:r w:rsidR="000401ED" w:rsidRPr="00CB1F4D">
        <w:rPr>
          <w:rFonts w:ascii="Arial" w:hAnsi="Arial" w:cs="Arial"/>
        </w:rPr>
        <w:t>2</w:t>
      </w:r>
      <w:r w:rsidR="00B525C8" w:rsidRPr="00CB1F4D">
        <w:rPr>
          <w:rFonts w:ascii="Arial" w:hAnsi="Arial" w:cs="Arial"/>
        </w:rPr>
        <w:t xml:space="preserve"> </w:t>
      </w:r>
      <w:r w:rsidR="00A40E25">
        <w:rPr>
          <w:rFonts w:ascii="Arial" w:hAnsi="Arial" w:cs="Arial"/>
        </w:rPr>
        <w:t xml:space="preserve">stocks </w:t>
      </w:r>
      <w:r w:rsidR="00B525C8" w:rsidRPr="00CB1F4D">
        <w:rPr>
          <w:rFonts w:ascii="Arial" w:hAnsi="Arial" w:cs="Arial"/>
        </w:rPr>
        <w:t>showed consistent depensation across the full biomass range</w:t>
      </w:r>
      <w:r w:rsidRPr="00CB1F4D">
        <w:rPr>
          <w:rFonts w:ascii="Arial" w:hAnsi="Arial" w:cs="Arial"/>
        </w:rPr>
        <w:t xml:space="preserve"> (i.e.,</w:t>
      </w:r>
      <w:r w:rsidR="00CA4A28" w:rsidRPr="00CB1F4D">
        <w:rPr>
          <w:rFonts w:ascii="Arial" w:hAnsi="Arial" w:cs="Arial"/>
        </w:rPr>
        <w:t xml:space="preserve"> the Allee effect threshold was greater than the maximum observed biomass in the time series)</w:t>
      </w:r>
      <w:r w:rsidR="00B525C8" w:rsidRPr="00CB1F4D">
        <w:rPr>
          <w:rFonts w:ascii="Arial" w:hAnsi="Arial" w:cs="Arial"/>
        </w:rPr>
        <w:t xml:space="preserve">. By using </w:t>
      </w:r>
      <w:r w:rsidR="00CA4A28" w:rsidRPr="00CB1F4D">
        <w:rPr>
          <w:rFonts w:ascii="Arial" w:hAnsi="Arial" w:cs="Arial"/>
        </w:rPr>
        <w:t xml:space="preserve">relative </w:t>
      </w:r>
      <w:r w:rsidR="00B525C8" w:rsidRPr="00CB1F4D">
        <w:rPr>
          <w:rFonts w:ascii="Arial" w:hAnsi="Arial" w:cs="Arial"/>
        </w:rPr>
        <w:t xml:space="preserve">surplus production </w:t>
      </w:r>
      <w:r w:rsidR="00CA4A28" w:rsidRPr="00CB1F4D">
        <w:rPr>
          <w:rFonts w:ascii="Arial" w:hAnsi="Arial" w:cs="Arial"/>
        </w:rPr>
        <w:t>as a proxy for the per capita population growth rate</w:t>
      </w:r>
      <w:r w:rsidR="00B525C8" w:rsidRPr="00CB1F4D">
        <w:rPr>
          <w:rFonts w:ascii="Arial" w:hAnsi="Arial" w:cs="Arial"/>
        </w:rPr>
        <w:t xml:space="preserve">, this study provides a quantitative and comparable measure of Allee effect strength across stocks. </w:t>
      </w:r>
      <w:r w:rsidR="00A40E25">
        <w:rPr>
          <w:rFonts w:ascii="Arial" w:hAnsi="Arial" w:cs="Arial"/>
        </w:rPr>
        <w:t>Lastly, s</w:t>
      </w:r>
      <w:r w:rsidR="00B525C8" w:rsidRPr="00CB1F4D">
        <w:rPr>
          <w:rFonts w:ascii="Arial" w:hAnsi="Arial" w:cs="Arial"/>
        </w:rPr>
        <w:t>tocks that recovered generally maintained positive production at low biomass and showed weak or no depensation, indicating that recovery potential is jointly influenced by depletion severity, low-biomass production, and the strength of depensatory dynamics.</w:t>
      </w:r>
    </w:p>
    <w:p w14:paraId="63D96ED2" w14:textId="77777777" w:rsidR="007D05E1" w:rsidRPr="00CB1F4D" w:rsidRDefault="007D05E1" w:rsidP="007D05E1">
      <w:pPr>
        <w:spacing w:line="276" w:lineRule="auto"/>
        <w:rPr>
          <w:rFonts w:ascii="Arial" w:hAnsi="Arial" w:cs="Arial"/>
          <w:i/>
          <w:iCs/>
        </w:rPr>
      </w:pPr>
      <w:r w:rsidRPr="00CB1F4D">
        <w:rPr>
          <w:rFonts w:ascii="Arial" w:hAnsi="Arial" w:cs="Arial"/>
          <w:i/>
          <w:iCs/>
        </w:rPr>
        <w:t>Regional differences</w:t>
      </w:r>
    </w:p>
    <w:p w14:paraId="4AE22BB6" w14:textId="77777777" w:rsidR="000401ED" w:rsidRPr="00CB1F4D" w:rsidRDefault="007D05E1" w:rsidP="007D05E1">
      <w:pPr>
        <w:spacing w:line="276" w:lineRule="auto"/>
        <w:rPr>
          <w:rFonts w:ascii="Arial" w:hAnsi="Arial" w:cs="Arial"/>
        </w:rPr>
      </w:pPr>
      <w:r w:rsidRPr="00CB1F4D">
        <w:rPr>
          <w:rFonts w:ascii="Arial" w:hAnsi="Arial" w:cs="Arial"/>
        </w:rPr>
        <w:t xml:space="preserve">Northwest Atlantic stocks were characterized by biomass depletion to lower levels, lower production at low biomass and high occurrence of depensation when compared to northeast Atlantic stocks. This spatial contrast is consistent with previous findings indicating that reduced recovery potential has largely been confined to Northwest Atlantic cod stocks, whereas stocks in the Eastern Atlantic, particularly those around mainland Europe, generally exhibit higher recovery potential (Keith et al. 2026). These regional differences have been attributed to factors such as fisheries-induced evolution, shifts in life-history traits (e.g., age and size at maturity), the loss of large, old spawners, and environmental conditions in the Western Atlantic (see Keith et al. 2026 and references therein). </w:t>
      </w:r>
      <w:r w:rsidR="00FB127E" w:rsidRPr="00CB1F4D">
        <w:rPr>
          <w:rFonts w:ascii="Arial" w:hAnsi="Arial" w:cs="Arial"/>
        </w:rPr>
        <w:t>These findings are consistent with recent evidence of Allee effects in specific Northwest Atlantic cod stocks (e.g., Perälä et al. 2022), further supporting the prevalence of depensatory dynamics in this region</w:t>
      </w:r>
      <w:ins w:id="25" w:author="Barrett, Tim (DFO/MPO)" w:date="2026-05-12T11:49:00Z" w16du:dateUtc="2026-05-12T14:49:00Z">
        <w:r w:rsidR="00CA4A28" w:rsidRPr="00CB1F4D">
          <w:rPr>
            <w:rFonts w:ascii="Arial" w:hAnsi="Arial" w:cs="Arial"/>
          </w:rPr>
          <w:t xml:space="preserve">. </w:t>
        </w:r>
      </w:ins>
    </w:p>
    <w:p w14:paraId="71974A52" w14:textId="31CF2124" w:rsidR="00FB127E" w:rsidRPr="00CB1F4D" w:rsidRDefault="000401ED" w:rsidP="007D05E1">
      <w:pPr>
        <w:spacing w:line="276" w:lineRule="auto"/>
        <w:rPr>
          <w:rFonts w:ascii="Arial" w:hAnsi="Arial" w:cs="Arial"/>
        </w:rPr>
      </w:pPr>
      <w:r w:rsidRPr="00A40E25">
        <w:rPr>
          <w:rFonts w:ascii="Arial" w:hAnsi="Arial" w:cs="Arial"/>
          <w:highlight w:val="yellow"/>
        </w:rPr>
        <w:t>A</w:t>
      </w:r>
      <w:r w:rsidR="00CA4A28" w:rsidRPr="00A40E25">
        <w:rPr>
          <w:rFonts w:ascii="Arial" w:hAnsi="Arial" w:cs="Arial"/>
          <w:highlight w:val="yellow"/>
        </w:rPr>
        <w:t>dd text about Georges Bank/GOM/Scotian Shelf stocks with similar non-significant slopes.</w:t>
      </w:r>
      <w:r w:rsidR="00A40E25" w:rsidRPr="00A40E25">
        <w:rPr>
          <w:rFonts w:ascii="Arial" w:hAnsi="Arial" w:cs="Arial"/>
          <w:highlight w:val="yellow"/>
        </w:rPr>
        <w:t xml:space="preserve"> – among the shortest time series</w:t>
      </w:r>
    </w:p>
    <w:p w14:paraId="6333E004" w14:textId="77777777" w:rsidR="0000751E" w:rsidRPr="00CB1F4D" w:rsidRDefault="0000751E" w:rsidP="0000751E">
      <w:pPr>
        <w:spacing w:line="276" w:lineRule="auto"/>
        <w:rPr>
          <w:rFonts w:ascii="Arial" w:hAnsi="Arial" w:cs="Arial"/>
          <w:i/>
          <w:iCs/>
        </w:rPr>
      </w:pPr>
      <w:r w:rsidRPr="00CB1F4D">
        <w:rPr>
          <w:rFonts w:ascii="Arial" w:hAnsi="Arial" w:cs="Arial"/>
          <w:i/>
          <w:iCs/>
        </w:rPr>
        <w:t xml:space="preserve">Depletion and Recovery </w:t>
      </w:r>
    </w:p>
    <w:p w14:paraId="5825D70A" w14:textId="20E6F526" w:rsidR="0000751E" w:rsidRPr="00CB1F4D" w:rsidRDefault="0000751E" w:rsidP="0000751E">
      <w:pPr>
        <w:spacing w:line="276" w:lineRule="auto"/>
        <w:rPr>
          <w:rFonts w:ascii="Arial" w:hAnsi="Arial" w:cs="Arial"/>
        </w:rPr>
      </w:pPr>
      <w:r w:rsidRPr="00CB1F4D">
        <w:rPr>
          <w:rFonts w:ascii="Arial" w:hAnsi="Arial" w:cs="Arial"/>
        </w:rPr>
        <w:t>All stocks reached very low relative biomass</w:t>
      </w:r>
      <w:r w:rsidR="00CA4A28" w:rsidRPr="00CB1F4D">
        <w:rPr>
          <w:rFonts w:ascii="Arial" w:hAnsi="Arial" w:cs="Arial"/>
        </w:rPr>
        <w:t>es</w:t>
      </w:r>
      <w:r w:rsidRPr="00CB1F4D">
        <w:rPr>
          <w:rFonts w:ascii="Arial" w:hAnsi="Arial" w:cs="Arial"/>
        </w:rPr>
        <w:t xml:space="preserve">, </w:t>
      </w:r>
      <w:r w:rsidR="00CA4A28" w:rsidRPr="00CB1F4D">
        <w:rPr>
          <w:rFonts w:ascii="Arial" w:hAnsi="Arial" w:cs="Arial"/>
        </w:rPr>
        <w:t xml:space="preserve">with depletion ranging from </w:t>
      </w:r>
      <w:r w:rsidRPr="00CB1F4D">
        <w:rPr>
          <w:rFonts w:ascii="Arial" w:hAnsi="Arial" w:cs="Arial"/>
        </w:rPr>
        <w:t xml:space="preserve">1% and </w:t>
      </w:r>
      <w:r w:rsidR="00DA324F" w:rsidRPr="00CB1F4D">
        <w:rPr>
          <w:rFonts w:ascii="Arial" w:hAnsi="Arial" w:cs="Arial"/>
        </w:rPr>
        <w:t>23</w:t>
      </w:r>
      <w:r w:rsidRPr="00CB1F4D">
        <w:rPr>
          <w:rFonts w:ascii="Arial" w:hAnsi="Arial" w:cs="Arial"/>
        </w:rPr>
        <w:t xml:space="preserve">% </w:t>
      </w:r>
      <w:r w:rsidR="00CA4A28" w:rsidRPr="00CB1F4D">
        <w:rPr>
          <w:rFonts w:ascii="Arial" w:hAnsi="Arial" w:cs="Arial"/>
        </w:rPr>
        <w:t xml:space="preserve">of </w:t>
      </w:r>
      <w:proofErr w:type="spellStart"/>
      <w:r w:rsidR="00CA4A28" w:rsidRPr="00CB1F4D">
        <w:rPr>
          <w:rFonts w:ascii="Arial" w:hAnsi="Arial" w:cs="Arial"/>
        </w:rPr>
        <w:t>B</w:t>
      </w:r>
      <w:r w:rsidR="00CA4A28" w:rsidRPr="00CB1F4D">
        <w:rPr>
          <w:rFonts w:ascii="Arial" w:hAnsi="Arial" w:cs="Arial"/>
          <w:vertAlign w:val="subscript"/>
        </w:rPr>
        <w:t>max</w:t>
      </w:r>
      <w:proofErr w:type="spellEnd"/>
      <w:r w:rsidR="00CA4A28" w:rsidRPr="00CB1F4D">
        <w:rPr>
          <w:rFonts w:ascii="Arial" w:hAnsi="Arial" w:cs="Arial"/>
        </w:rPr>
        <w:t xml:space="preserve"> </w:t>
      </w:r>
      <w:r w:rsidRPr="00CB1F4D">
        <w:rPr>
          <w:rFonts w:ascii="Arial" w:hAnsi="Arial" w:cs="Arial"/>
        </w:rPr>
        <w:t xml:space="preserve">across stocks. Under these levels of depletion, all stocks </w:t>
      </w:r>
      <w:r w:rsidR="00DA324F" w:rsidRPr="00CB1F4D">
        <w:rPr>
          <w:rFonts w:ascii="Arial" w:hAnsi="Arial" w:cs="Arial"/>
        </w:rPr>
        <w:t xml:space="preserve">but two </w:t>
      </w:r>
      <w:r w:rsidRPr="00CB1F4D">
        <w:rPr>
          <w:rFonts w:ascii="Arial" w:hAnsi="Arial" w:cs="Arial"/>
        </w:rPr>
        <w:t xml:space="preserve">were classified as </w:t>
      </w:r>
      <w:r w:rsidR="00CA4A28" w:rsidRPr="00CB1F4D">
        <w:rPr>
          <w:rFonts w:ascii="Arial" w:hAnsi="Arial" w:cs="Arial"/>
        </w:rPr>
        <w:t xml:space="preserve">depleted </w:t>
      </w:r>
      <w:r w:rsidRPr="00CB1F4D">
        <w:rPr>
          <w:rFonts w:ascii="Arial" w:hAnsi="Arial" w:cs="Arial"/>
        </w:rPr>
        <w:t>at one point over time. Despite broadly similar depletion trajectories, recovery outcomes varied substantially among stocks.</w:t>
      </w:r>
    </w:p>
    <w:p w14:paraId="3EB76F74" w14:textId="06E0DBA5" w:rsidR="0000751E" w:rsidRPr="00CB1F4D" w:rsidRDefault="0000751E" w:rsidP="0000751E">
      <w:pPr>
        <w:spacing w:line="276" w:lineRule="auto"/>
        <w:rPr>
          <w:rFonts w:ascii="Arial" w:hAnsi="Arial" w:cs="Arial"/>
        </w:rPr>
      </w:pPr>
      <w:r w:rsidRPr="00CB1F4D">
        <w:rPr>
          <w:rFonts w:ascii="Arial" w:hAnsi="Arial" w:cs="Arial"/>
        </w:rPr>
        <w:t xml:space="preserve">Stocks that recovered maintained </w:t>
      </w:r>
      <w:r w:rsidR="00543C57">
        <w:rPr>
          <w:rFonts w:ascii="Arial" w:hAnsi="Arial" w:cs="Arial"/>
        </w:rPr>
        <w:t>relatively high</w:t>
      </w:r>
      <w:r w:rsidRPr="00CB1F4D">
        <w:rPr>
          <w:rFonts w:ascii="Arial" w:hAnsi="Arial" w:cs="Arial"/>
        </w:rPr>
        <w:t xml:space="preserve"> production </w:t>
      </w:r>
      <w:r w:rsidR="00543C57">
        <w:rPr>
          <w:rFonts w:ascii="Arial" w:hAnsi="Arial" w:cs="Arial"/>
        </w:rPr>
        <w:t xml:space="preserve">rates </w:t>
      </w:r>
      <w:r w:rsidRPr="00CB1F4D">
        <w:rPr>
          <w:rFonts w:ascii="Arial" w:hAnsi="Arial" w:cs="Arial"/>
        </w:rPr>
        <w:t xml:space="preserve">at their lowest observed biomass and exhibited weak or no evidence of </w:t>
      </w:r>
      <w:r w:rsidR="0028537D" w:rsidRPr="00CB1F4D">
        <w:rPr>
          <w:rFonts w:ascii="Arial" w:hAnsi="Arial" w:cs="Arial"/>
        </w:rPr>
        <w:t>depensation</w:t>
      </w:r>
      <w:r w:rsidRPr="00CB1F4D">
        <w:rPr>
          <w:rFonts w:ascii="Arial" w:hAnsi="Arial" w:cs="Arial"/>
        </w:rPr>
        <w:t xml:space="preserve">. For example, ICE and NEAR </w:t>
      </w:r>
      <w:r w:rsidR="00DA324F" w:rsidRPr="00CB1F4D">
        <w:rPr>
          <w:rFonts w:ascii="Arial" w:hAnsi="Arial" w:cs="Arial"/>
        </w:rPr>
        <w:t xml:space="preserve">stocks </w:t>
      </w:r>
      <w:r w:rsidRPr="00CB1F4D">
        <w:rPr>
          <w:rFonts w:ascii="Arial" w:hAnsi="Arial" w:cs="Arial"/>
        </w:rPr>
        <w:t xml:space="preserve">showed compensatory dynamics across their observed biomass </w:t>
      </w:r>
      <w:r w:rsidRPr="00CB1F4D">
        <w:rPr>
          <w:rFonts w:ascii="Arial" w:hAnsi="Arial" w:cs="Arial"/>
        </w:rPr>
        <w:lastRenderedPageBreak/>
        <w:t>range and retained production</w:t>
      </w:r>
      <w:r w:rsidR="00543C57">
        <w:rPr>
          <w:rFonts w:ascii="Arial" w:hAnsi="Arial" w:cs="Arial"/>
        </w:rPr>
        <w:t xml:space="preserve"> rates</w:t>
      </w:r>
      <w:r w:rsidRPr="00CB1F4D">
        <w:rPr>
          <w:rFonts w:ascii="Arial" w:hAnsi="Arial" w:cs="Arial"/>
        </w:rPr>
        <w:t xml:space="preserve"> </w:t>
      </w:r>
      <w:r w:rsidR="00543C57">
        <w:rPr>
          <w:rFonts w:ascii="Arial" w:hAnsi="Arial" w:cs="Arial"/>
        </w:rPr>
        <w:t xml:space="preserve">over 0.5 </w:t>
      </w:r>
      <w:r w:rsidRPr="00CB1F4D">
        <w:rPr>
          <w:rFonts w:ascii="Arial" w:hAnsi="Arial" w:cs="Arial"/>
        </w:rPr>
        <w:t xml:space="preserve">at low biomass, enabling recovery from </w:t>
      </w:r>
      <w:r w:rsidR="00583D1D" w:rsidRPr="00CB1F4D">
        <w:rPr>
          <w:rFonts w:ascii="Arial" w:hAnsi="Arial" w:cs="Arial"/>
        </w:rPr>
        <w:t>being depleted</w:t>
      </w:r>
      <w:r w:rsidRPr="00CB1F4D">
        <w:rPr>
          <w:rFonts w:ascii="Arial" w:hAnsi="Arial" w:cs="Arial"/>
        </w:rPr>
        <w:t xml:space="preserve">. Recovery was also observed </w:t>
      </w:r>
      <w:r w:rsidR="00543C57">
        <w:rPr>
          <w:rFonts w:ascii="Arial" w:hAnsi="Arial" w:cs="Arial"/>
        </w:rPr>
        <w:t xml:space="preserve">from lower depletion levels </w:t>
      </w:r>
      <w:r w:rsidRPr="00CB1F4D">
        <w:rPr>
          <w:rFonts w:ascii="Arial" w:hAnsi="Arial" w:cs="Arial"/>
        </w:rPr>
        <w:t xml:space="preserve">for </w:t>
      </w:r>
      <w:r w:rsidR="00543C57">
        <w:rPr>
          <w:rFonts w:ascii="Arial" w:hAnsi="Arial" w:cs="Arial"/>
        </w:rPr>
        <w:t xml:space="preserve">stocks </w:t>
      </w:r>
      <w:r w:rsidRPr="00CB1F4D">
        <w:rPr>
          <w:rFonts w:ascii="Arial" w:hAnsi="Arial" w:cs="Arial"/>
        </w:rPr>
        <w:t>1F-XIV</w:t>
      </w:r>
      <w:r w:rsidR="00DA324F" w:rsidRPr="00CB1F4D">
        <w:rPr>
          <w:rFonts w:ascii="Arial" w:hAnsi="Arial" w:cs="Arial"/>
        </w:rPr>
        <w:t xml:space="preserve">, </w:t>
      </w:r>
      <w:r w:rsidRPr="00CB1F4D">
        <w:rPr>
          <w:rFonts w:ascii="Arial" w:hAnsi="Arial" w:cs="Arial"/>
        </w:rPr>
        <w:t xml:space="preserve">1IN </w:t>
      </w:r>
      <w:r w:rsidR="00DA324F" w:rsidRPr="00CB1F4D">
        <w:rPr>
          <w:rFonts w:ascii="Arial" w:hAnsi="Arial" w:cs="Arial"/>
        </w:rPr>
        <w:t>and 3M</w:t>
      </w:r>
      <w:r w:rsidR="00543C57">
        <w:rPr>
          <w:rFonts w:ascii="Arial" w:hAnsi="Arial" w:cs="Arial"/>
        </w:rPr>
        <w:t>.</w:t>
      </w:r>
      <w:r w:rsidRPr="00CB1F4D">
        <w:rPr>
          <w:rFonts w:ascii="Arial" w:hAnsi="Arial" w:cs="Arial"/>
        </w:rPr>
        <w:t xml:space="preserve"> 1F-XIV did not show </w:t>
      </w:r>
      <w:r w:rsidR="0028537D" w:rsidRPr="00CB1F4D">
        <w:rPr>
          <w:rFonts w:ascii="Arial" w:hAnsi="Arial" w:cs="Arial"/>
        </w:rPr>
        <w:t>depensation</w:t>
      </w:r>
      <w:r w:rsidRPr="00CB1F4D">
        <w:rPr>
          <w:rFonts w:ascii="Arial" w:hAnsi="Arial" w:cs="Arial"/>
        </w:rPr>
        <w:t xml:space="preserve"> and </w:t>
      </w:r>
      <w:r w:rsidR="00543C57">
        <w:rPr>
          <w:rFonts w:ascii="Arial" w:hAnsi="Arial" w:cs="Arial"/>
        </w:rPr>
        <w:t>showed</w:t>
      </w:r>
      <w:r w:rsidRPr="00CB1F4D">
        <w:rPr>
          <w:rFonts w:ascii="Arial" w:hAnsi="Arial" w:cs="Arial"/>
        </w:rPr>
        <w:t xml:space="preserve"> compensatory dynamics, allowing recovery. The 1IN stock </w:t>
      </w:r>
      <w:r w:rsidR="00543C57">
        <w:rPr>
          <w:rFonts w:ascii="Arial" w:hAnsi="Arial" w:cs="Arial"/>
        </w:rPr>
        <w:t xml:space="preserve">recovered from important depletion (0.03) even if </w:t>
      </w:r>
      <w:r w:rsidRPr="00CB1F4D">
        <w:rPr>
          <w:rFonts w:ascii="Arial" w:hAnsi="Arial" w:cs="Arial"/>
        </w:rPr>
        <w:t>displayed</w:t>
      </w:r>
      <w:r w:rsidR="00543C57">
        <w:rPr>
          <w:rFonts w:ascii="Arial" w:hAnsi="Arial" w:cs="Arial"/>
        </w:rPr>
        <w:t xml:space="preserve"> an Allee effect. However,</w:t>
      </w:r>
      <w:r w:rsidRPr="00CB1F4D">
        <w:rPr>
          <w:rFonts w:ascii="Arial" w:hAnsi="Arial" w:cs="Arial"/>
        </w:rPr>
        <w:t xml:space="preserve"> </w:t>
      </w:r>
      <w:r w:rsidR="00543C57">
        <w:rPr>
          <w:rFonts w:ascii="Arial" w:hAnsi="Arial" w:cs="Arial"/>
        </w:rPr>
        <w:t xml:space="preserve">this stock displayed </w:t>
      </w:r>
      <w:r w:rsidRPr="00CB1F4D">
        <w:rPr>
          <w:rFonts w:ascii="Arial" w:hAnsi="Arial" w:cs="Arial"/>
        </w:rPr>
        <w:t xml:space="preserve">the weakest </w:t>
      </w:r>
      <w:r w:rsidR="00DA324F" w:rsidRPr="00CB1F4D">
        <w:rPr>
          <w:rFonts w:ascii="Arial" w:hAnsi="Arial" w:cs="Arial"/>
        </w:rPr>
        <w:t>Allee effect</w:t>
      </w:r>
      <w:r w:rsidRPr="00CB1F4D">
        <w:rPr>
          <w:rFonts w:ascii="Arial" w:hAnsi="Arial" w:cs="Arial"/>
        </w:rPr>
        <w:t xml:space="preserve"> of all stocks and maintained </w:t>
      </w:r>
      <w:r w:rsidR="00543C57">
        <w:rPr>
          <w:rFonts w:ascii="Arial" w:hAnsi="Arial" w:cs="Arial"/>
        </w:rPr>
        <w:t>relatively high</w:t>
      </w:r>
      <w:r w:rsidRPr="00CB1F4D">
        <w:rPr>
          <w:rFonts w:ascii="Arial" w:hAnsi="Arial" w:cs="Arial"/>
        </w:rPr>
        <w:t xml:space="preserve"> production</w:t>
      </w:r>
      <w:r w:rsidR="00543C57">
        <w:rPr>
          <w:rFonts w:ascii="Arial" w:hAnsi="Arial" w:cs="Arial"/>
        </w:rPr>
        <w:t xml:space="preserve"> rates</w:t>
      </w:r>
      <w:r w:rsidRPr="00CB1F4D">
        <w:rPr>
          <w:rFonts w:ascii="Arial" w:hAnsi="Arial" w:cs="Arial"/>
        </w:rPr>
        <w:t xml:space="preserve"> at low biomass, allowing recovery</w:t>
      </w:r>
      <w:r w:rsidR="00DA324F" w:rsidRPr="00CB1F4D">
        <w:rPr>
          <w:rFonts w:ascii="Arial" w:hAnsi="Arial" w:cs="Arial"/>
        </w:rPr>
        <w:t xml:space="preserve"> even when depensation </w:t>
      </w:r>
      <w:r w:rsidR="00543C57" w:rsidRPr="00CB1F4D">
        <w:rPr>
          <w:rFonts w:ascii="Arial" w:hAnsi="Arial" w:cs="Arial"/>
        </w:rPr>
        <w:t>occurred</w:t>
      </w:r>
      <w:r w:rsidRPr="00CB1F4D">
        <w:rPr>
          <w:rFonts w:ascii="Arial" w:hAnsi="Arial" w:cs="Arial"/>
        </w:rPr>
        <w:t>.</w:t>
      </w:r>
    </w:p>
    <w:p w14:paraId="1E3B804C" w14:textId="0183B28F" w:rsidR="0000751E" w:rsidRPr="00CB1F4D" w:rsidRDefault="0000751E" w:rsidP="0000751E">
      <w:pPr>
        <w:spacing w:line="276" w:lineRule="auto"/>
        <w:rPr>
          <w:rFonts w:ascii="Arial" w:hAnsi="Arial" w:cs="Arial"/>
        </w:rPr>
      </w:pPr>
      <w:r w:rsidRPr="00CB1F4D">
        <w:rPr>
          <w:rFonts w:ascii="Arial" w:hAnsi="Arial" w:cs="Arial"/>
        </w:rPr>
        <w:t xml:space="preserve">In contrast, many stocks that failed to recover exhibited strong </w:t>
      </w:r>
      <w:r w:rsidR="0028537D" w:rsidRPr="00CB1F4D">
        <w:rPr>
          <w:rFonts w:ascii="Arial" w:hAnsi="Arial" w:cs="Arial"/>
        </w:rPr>
        <w:t>depensation</w:t>
      </w:r>
      <w:r w:rsidRPr="00CB1F4D">
        <w:rPr>
          <w:rFonts w:ascii="Arial" w:hAnsi="Arial" w:cs="Arial"/>
        </w:rPr>
        <w:t>. These stocks also exhibited very low or negative production at their lowest observed biomass. Stocks such as 3Pn4RS, 4X5Y, 4</w:t>
      </w:r>
      <w:r w:rsidR="00543C57">
        <w:rPr>
          <w:rFonts w:ascii="Arial" w:hAnsi="Arial" w:cs="Arial"/>
        </w:rPr>
        <w:t>VS</w:t>
      </w:r>
      <w:r w:rsidRPr="00CB1F4D">
        <w:rPr>
          <w:rFonts w:ascii="Arial" w:hAnsi="Arial" w:cs="Arial"/>
        </w:rPr>
        <w:t xml:space="preserve">w, 4TVn and 2J3KL showed </w:t>
      </w:r>
      <w:r w:rsidR="0028537D" w:rsidRPr="00CB1F4D">
        <w:rPr>
          <w:rFonts w:ascii="Arial" w:hAnsi="Arial" w:cs="Arial"/>
        </w:rPr>
        <w:t>depensation</w:t>
      </w:r>
      <w:r w:rsidRPr="00CB1F4D">
        <w:rPr>
          <w:rFonts w:ascii="Arial" w:hAnsi="Arial" w:cs="Arial"/>
        </w:rPr>
        <w:t xml:space="preserve">, with production </w:t>
      </w:r>
      <w:r w:rsidR="00DA324F" w:rsidRPr="00CB1F4D">
        <w:rPr>
          <w:rFonts w:ascii="Arial" w:hAnsi="Arial" w:cs="Arial"/>
        </w:rPr>
        <w:t xml:space="preserve">at low biomass </w:t>
      </w:r>
      <w:r w:rsidRPr="00CB1F4D">
        <w:rPr>
          <w:rFonts w:ascii="Arial" w:hAnsi="Arial" w:cs="Arial"/>
        </w:rPr>
        <w:t xml:space="preserve">near zero or negative (≤ 0.04). These stocks were also among the most severely depleted, suggesting that depensatory dynamics constrained population growth following </w:t>
      </w:r>
      <w:r w:rsidR="00DA324F" w:rsidRPr="00CB1F4D">
        <w:rPr>
          <w:rFonts w:ascii="Arial" w:hAnsi="Arial" w:cs="Arial"/>
        </w:rPr>
        <w:t>depletion</w:t>
      </w:r>
      <w:r w:rsidR="00A43D18" w:rsidRPr="00CB1F4D">
        <w:rPr>
          <w:rFonts w:ascii="Arial" w:hAnsi="Arial" w:cs="Arial"/>
        </w:rPr>
        <w:t xml:space="preserve"> to low levels, as suggested by Hutchings </w:t>
      </w:r>
      <w:r w:rsidR="00583D1D" w:rsidRPr="00CB1F4D">
        <w:rPr>
          <w:rFonts w:ascii="Arial" w:hAnsi="Arial" w:cs="Arial"/>
        </w:rPr>
        <w:t>(</w:t>
      </w:r>
      <w:r w:rsidR="00A43D18" w:rsidRPr="00CB1F4D">
        <w:rPr>
          <w:rFonts w:ascii="Arial" w:hAnsi="Arial" w:cs="Arial"/>
        </w:rPr>
        <w:t>2015</w:t>
      </w:r>
      <w:r w:rsidR="00583D1D" w:rsidRPr="00CB1F4D">
        <w:rPr>
          <w:rFonts w:ascii="Arial" w:hAnsi="Arial" w:cs="Arial"/>
        </w:rPr>
        <w:t>)</w:t>
      </w:r>
      <w:r w:rsidRPr="00CB1F4D">
        <w:rPr>
          <w:rFonts w:ascii="Arial" w:hAnsi="Arial" w:cs="Arial"/>
        </w:rPr>
        <w:t>.</w:t>
      </w:r>
    </w:p>
    <w:p w14:paraId="6BB59E33" w14:textId="0E6608EA" w:rsidR="0000751E" w:rsidRPr="00CB1F4D" w:rsidRDefault="0000751E" w:rsidP="0000751E">
      <w:pPr>
        <w:spacing w:line="276" w:lineRule="auto"/>
        <w:rPr>
          <w:rFonts w:ascii="Arial" w:hAnsi="Arial" w:cs="Arial"/>
        </w:rPr>
      </w:pPr>
      <w:r w:rsidRPr="00CB1F4D">
        <w:rPr>
          <w:rFonts w:ascii="Arial" w:hAnsi="Arial" w:cs="Arial"/>
        </w:rPr>
        <w:t xml:space="preserve">Stocks </w:t>
      </w:r>
      <w:r w:rsidR="00583D1D" w:rsidRPr="00CB1F4D">
        <w:rPr>
          <w:rFonts w:ascii="Arial" w:hAnsi="Arial" w:cs="Arial"/>
        </w:rPr>
        <w:t xml:space="preserve">with </w:t>
      </w:r>
      <w:r w:rsidRPr="00CB1F4D">
        <w:rPr>
          <w:rFonts w:ascii="Arial" w:hAnsi="Arial" w:cs="Arial"/>
        </w:rPr>
        <w:t xml:space="preserve">no detectable Allee effect, showed mixed recovery outcomes. Several such stocks (e.g., BA2224, BA2532, </w:t>
      </w:r>
      <w:proofErr w:type="spellStart"/>
      <w:r w:rsidRPr="00CB1F4D">
        <w:rPr>
          <w:rFonts w:ascii="Arial" w:hAnsi="Arial" w:cs="Arial"/>
        </w:rPr>
        <w:t>VIIek</w:t>
      </w:r>
      <w:proofErr w:type="spellEnd"/>
      <w:r w:rsidRPr="00CB1F4D">
        <w:rPr>
          <w:rFonts w:ascii="Arial" w:hAnsi="Arial" w:cs="Arial"/>
        </w:rPr>
        <w:t xml:space="preserve">, </w:t>
      </w:r>
      <w:proofErr w:type="spellStart"/>
      <w:r w:rsidRPr="00CB1F4D">
        <w:rPr>
          <w:rFonts w:ascii="Arial" w:hAnsi="Arial" w:cs="Arial"/>
        </w:rPr>
        <w:t>VIa</w:t>
      </w:r>
      <w:proofErr w:type="spellEnd"/>
      <w:r w:rsidRPr="00CB1F4D">
        <w:rPr>
          <w:rFonts w:ascii="Arial" w:hAnsi="Arial" w:cs="Arial"/>
        </w:rPr>
        <w:t xml:space="preserve">, 5Zjm, IS, and 3NO) did not recover despite the absence of depensation, likely reflecting low production across their biomass range and weak compensatory dynamics. It </w:t>
      </w:r>
      <w:r w:rsidR="00543C57">
        <w:rPr>
          <w:rFonts w:ascii="Arial" w:hAnsi="Arial" w:cs="Arial"/>
        </w:rPr>
        <w:t xml:space="preserve">also </w:t>
      </w:r>
      <w:r w:rsidRPr="00CB1F4D">
        <w:rPr>
          <w:rFonts w:ascii="Arial" w:hAnsi="Arial" w:cs="Arial"/>
        </w:rPr>
        <w:t>i</w:t>
      </w:r>
      <w:r w:rsidR="0028537D" w:rsidRPr="00CB1F4D">
        <w:rPr>
          <w:rFonts w:ascii="Arial" w:hAnsi="Arial" w:cs="Arial"/>
        </w:rPr>
        <w:t>s</w:t>
      </w:r>
      <w:r w:rsidRPr="00CB1F4D">
        <w:rPr>
          <w:rFonts w:ascii="Arial" w:hAnsi="Arial" w:cs="Arial"/>
        </w:rPr>
        <w:t xml:space="preserve"> possible that the time series for these stocks are from highly depleted states, masking a potential breakpoint in </w:t>
      </w:r>
      <w:r w:rsidR="00543C57">
        <w:rPr>
          <w:rFonts w:ascii="Arial" w:hAnsi="Arial" w:cs="Arial"/>
        </w:rPr>
        <w:t>the production versus biomass relationships</w:t>
      </w:r>
      <w:r w:rsidRPr="00CB1F4D">
        <w:rPr>
          <w:rFonts w:ascii="Arial" w:hAnsi="Arial" w:cs="Arial"/>
        </w:rPr>
        <w:t xml:space="preserve">. </w:t>
      </w:r>
    </w:p>
    <w:p w14:paraId="6D97FFCA" w14:textId="7C1A2A6A" w:rsidR="0000751E" w:rsidRDefault="0000751E" w:rsidP="0000751E">
      <w:pPr>
        <w:spacing w:line="276" w:lineRule="auto"/>
        <w:rPr>
          <w:rFonts w:ascii="Arial" w:hAnsi="Arial" w:cs="Arial"/>
        </w:rPr>
      </w:pPr>
      <w:r w:rsidRPr="00CB1F4D">
        <w:rPr>
          <w:rFonts w:ascii="Arial" w:hAnsi="Arial" w:cs="Arial"/>
        </w:rPr>
        <w:t xml:space="preserve">Overall, recovery potential appears to be jointly influenced by depletion severity, production at low biomass, and the strength of depensatory dynamics. Stocks experiencing </w:t>
      </w:r>
      <w:r w:rsidR="00543C57">
        <w:rPr>
          <w:rFonts w:ascii="Arial" w:hAnsi="Arial" w:cs="Arial"/>
        </w:rPr>
        <w:t>important</w:t>
      </w:r>
      <w:r w:rsidRPr="00CB1F4D">
        <w:rPr>
          <w:rFonts w:ascii="Arial" w:hAnsi="Arial" w:cs="Arial"/>
        </w:rPr>
        <w:t xml:space="preserve"> depletion</w:t>
      </w:r>
      <w:r w:rsidR="00543C57">
        <w:rPr>
          <w:rFonts w:ascii="Arial" w:hAnsi="Arial" w:cs="Arial"/>
        </w:rPr>
        <w:t xml:space="preserve">, Allee effects </w:t>
      </w:r>
      <w:r w:rsidRPr="00CB1F4D">
        <w:rPr>
          <w:rFonts w:ascii="Arial" w:hAnsi="Arial" w:cs="Arial"/>
        </w:rPr>
        <w:t xml:space="preserve">and near-zero or negative production at low biomass consistently failed to recover. Conversely, recovery was most likely when production remained </w:t>
      </w:r>
      <w:r w:rsidR="00543C57">
        <w:rPr>
          <w:rFonts w:ascii="Arial" w:hAnsi="Arial" w:cs="Arial"/>
        </w:rPr>
        <w:t>high</w:t>
      </w:r>
      <w:r w:rsidRPr="00CB1F4D">
        <w:rPr>
          <w:rFonts w:ascii="Arial" w:hAnsi="Arial" w:cs="Arial"/>
        </w:rPr>
        <w:t xml:space="preserve"> at low biomass, even when weak </w:t>
      </w:r>
      <w:r w:rsidR="0028537D" w:rsidRPr="00CB1F4D">
        <w:rPr>
          <w:rFonts w:ascii="Arial" w:hAnsi="Arial" w:cs="Arial"/>
        </w:rPr>
        <w:t>depensation</w:t>
      </w:r>
      <w:r w:rsidRPr="00CB1F4D">
        <w:rPr>
          <w:rFonts w:ascii="Arial" w:hAnsi="Arial" w:cs="Arial"/>
        </w:rPr>
        <w:t xml:space="preserve"> w</w:t>
      </w:r>
      <w:r w:rsidR="0028537D" w:rsidRPr="00CB1F4D">
        <w:rPr>
          <w:rFonts w:ascii="Arial" w:hAnsi="Arial" w:cs="Arial"/>
        </w:rPr>
        <w:t>as</w:t>
      </w:r>
      <w:r w:rsidRPr="00CB1F4D">
        <w:rPr>
          <w:rFonts w:ascii="Arial" w:hAnsi="Arial" w:cs="Arial"/>
        </w:rPr>
        <w:t xml:space="preserve"> present.</w:t>
      </w:r>
    </w:p>
    <w:p w14:paraId="3DC7ABA7" w14:textId="3933C6E8" w:rsidR="00B525C8" w:rsidRPr="00CB1F4D" w:rsidRDefault="00B525C8" w:rsidP="009C390B">
      <w:pPr>
        <w:spacing w:line="276" w:lineRule="auto"/>
        <w:rPr>
          <w:rFonts w:ascii="Arial" w:hAnsi="Arial" w:cs="Arial"/>
          <w:i/>
          <w:iCs/>
        </w:rPr>
      </w:pPr>
      <w:r w:rsidRPr="00CB1F4D">
        <w:rPr>
          <w:rFonts w:ascii="Arial" w:hAnsi="Arial" w:cs="Arial"/>
          <w:i/>
          <w:iCs/>
        </w:rPr>
        <w:t xml:space="preserve">Production analyses and </w:t>
      </w:r>
      <w:r w:rsidR="0028537D" w:rsidRPr="00CB1F4D">
        <w:rPr>
          <w:rFonts w:ascii="Arial" w:hAnsi="Arial" w:cs="Arial"/>
          <w:i/>
          <w:iCs/>
        </w:rPr>
        <w:t>depensation</w:t>
      </w:r>
      <w:r w:rsidRPr="00CB1F4D">
        <w:rPr>
          <w:rFonts w:ascii="Arial" w:hAnsi="Arial" w:cs="Arial"/>
          <w:i/>
          <w:iCs/>
        </w:rPr>
        <w:t xml:space="preserve"> strength</w:t>
      </w:r>
    </w:p>
    <w:bookmarkEnd w:id="0"/>
    <w:p w14:paraId="6F4C4F89" w14:textId="0E2A74F3" w:rsidR="00B95928" w:rsidRPr="00B95928" w:rsidRDefault="00FB127E" w:rsidP="00B95928">
      <w:pPr>
        <w:rPr>
          <w:rFonts w:ascii="Arial" w:hAnsi="Arial" w:cs="Arial"/>
        </w:rPr>
      </w:pPr>
      <w:r w:rsidRPr="00CB1F4D">
        <w:rPr>
          <w:rFonts w:ascii="Arial" w:hAnsi="Arial" w:cs="Arial"/>
        </w:rPr>
        <w:t xml:space="preserve">A key contribution of this study is the use of </w:t>
      </w:r>
      <w:r w:rsidR="00E64E37" w:rsidRPr="00CB1F4D">
        <w:rPr>
          <w:rFonts w:ascii="Arial" w:hAnsi="Arial" w:cs="Arial"/>
        </w:rPr>
        <w:t xml:space="preserve">relative </w:t>
      </w:r>
      <w:r w:rsidRPr="00CB1F4D">
        <w:rPr>
          <w:rFonts w:ascii="Arial" w:hAnsi="Arial" w:cs="Arial"/>
        </w:rPr>
        <w:t xml:space="preserve">surplus production </w:t>
      </w:r>
      <w:r w:rsidR="00E64E37" w:rsidRPr="00CB1F4D">
        <w:rPr>
          <w:rFonts w:ascii="Arial" w:hAnsi="Arial" w:cs="Arial"/>
        </w:rPr>
        <w:t>as a proxy for the per capita population growth rate</w:t>
      </w:r>
      <w:r w:rsidRPr="00CB1F4D">
        <w:rPr>
          <w:rFonts w:ascii="Arial" w:hAnsi="Arial" w:cs="Arial"/>
        </w:rPr>
        <w:t xml:space="preserve"> to </w:t>
      </w:r>
      <w:r w:rsidR="00B95928">
        <w:rPr>
          <w:rFonts w:ascii="Arial" w:hAnsi="Arial" w:cs="Arial"/>
        </w:rPr>
        <w:t>evaluate</w:t>
      </w:r>
      <w:r w:rsidR="00E64E37" w:rsidRPr="00CB1F4D">
        <w:rPr>
          <w:rFonts w:ascii="Arial" w:hAnsi="Arial" w:cs="Arial"/>
        </w:rPr>
        <w:t xml:space="preserve"> demographic Allee effects and quantify</w:t>
      </w:r>
      <w:r w:rsidRPr="00CB1F4D">
        <w:rPr>
          <w:rFonts w:ascii="Arial" w:hAnsi="Arial" w:cs="Arial"/>
        </w:rPr>
        <w:t xml:space="preserve"> the strength of depensation. Expressing depensation in production units provides a more </w:t>
      </w:r>
      <w:r w:rsidR="00E64E37" w:rsidRPr="00CB1F4D">
        <w:rPr>
          <w:rFonts w:ascii="Arial" w:hAnsi="Arial" w:cs="Arial"/>
        </w:rPr>
        <w:t>direct measure of the demographic Allee effect compared to other studies that focus on components of fitness (e.g., stock recruitment relationships). The estimation of depensation parameters in stock recruitment relationships are challenging and often depend on priors to be defined in a Bayesian modeling framework (e.g., Perälä et al. 2022; Barrett and Huynh 2025).</w:t>
      </w:r>
      <w:r w:rsidRPr="00CB1F4D">
        <w:rPr>
          <w:rFonts w:ascii="Arial" w:hAnsi="Arial" w:cs="Arial"/>
        </w:rPr>
        <w:t xml:space="preserve"> </w:t>
      </w:r>
      <w:r w:rsidR="00B95928">
        <w:rPr>
          <w:rFonts w:ascii="Arial" w:hAnsi="Arial" w:cs="Arial"/>
        </w:rPr>
        <w:t xml:space="preserve">In addition, these models </w:t>
      </w:r>
      <w:r w:rsidRPr="00CB1F4D">
        <w:rPr>
          <w:rFonts w:ascii="Arial" w:hAnsi="Arial" w:cs="Arial"/>
        </w:rPr>
        <w:t>assume that recruitment is primarily driven by spawner abundance</w:t>
      </w:r>
      <w:r w:rsidR="00E64E37" w:rsidRPr="00CB1F4D">
        <w:rPr>
          <w:rFonts w:ascii="Arial" w:hAnsi="Arial" w:cs="Arial"/>
        </w:rPr>
        <w:t xml:space="preserve"> or biomass</w:t>
      </w:r>
      <w:r w:rsidRPr="00CB1F4D">
        <w:rPr>
          <w:rFonts w:ascii="Arial" w:hAnsi="Arial" w:cs="Arial"/>
        </w:rPr>
        <w:t>, yet many stocks exhibit weak or inconsistent recruitment dependence once environmental variability is considered.</w:t>
      </w:r>
      <w:r w:rsidR="00B95928" w:rsidRPr="00B95928">
        <w:rPr>
          <w:rFonts w:ascii="Arial" w:hAnsi="Arial" w:cs="Arial"/>
        </w:rPr>
        <w:t xml:space="preserve"> </w:t>
      </w:r>
      <w:r w:rsidR="00B95928">
        <w:rPr>
          <w:rFonts w:ascii="Arial" w:hAnsi="Arial" w:cs="Arial"/>
        </w:rPr>
        <w:t>Sparse observations</w:t>
      </w:r>
      <w:r w:rsidR="00B95928" w:rsidRPr="00B95928">
        <w:rPr>
          <w:rFonts w:ascii="Arial" w:hAnsi="Arial" w:cs="Arial"/>
        </w:rPr>
        <w:t xml:space="preserve"> at both low and high stock sizes </w:t>
      </w:r>
      <w:r w:rsidR="00B95928">
        <w:rPr>
          <w:rFonts w:ascii="Arial" w:hAnsi="Arial" w:cs="Arial"/>
        </w:rPr>
        <w:t xml:space="preserve">may further limit </w:t>
      </w:r>
      <w:r w:rsidR="00B95928" w:rsidRPr="00B95928">
        <w:rPr>
          <w:rFonts w:ascii="Arial" w:hAnsi="Arial" w:cs="Arial"/>
        </w:rPr>
        <w:t xml:space="preserve">the ability to estimate </w:t>
      </w:r>
      <w:r w:rsidR="00B95928">
        <w:rPr>
          <w:rFonts w:ascii="Arial" w:hAnsi="Arial" w:cs="Arial"/>
        </w:rPr>
        <w:t xml:space="preserve">the curves </w:t>
      </w:r>
      <w:r w:rsidR="00B95928" w:rsidRPr="00B95928">
        <w:rPr>
          <w:rFonts w:ascii="Arial" w:hAnsi="Arial" w:cs="Arial"/>
        </w:rPr>
        <w:t>steepness</w:t>
      </w:r>
      <w:r w:rsidR="00B95928">
        <w:rPr>
          <w:rFonts w:ascii="Arial" w:hAnsi="Arial" w:cs="Arial"/>
        </w:rPr>
        <w:t xml:space="preserve"> or asymptotes</w:t>
      </w:r>
      <w:r w:rsidR="00B95928" w:rsidRPr="00B95928">
        <w:rPr>
          <w:rFonts w:ascii="Arial" w:hAnsi="Arial" w:cs="Arial"/>
        </w:rPr>
        <w:t xml:space="preserve">, </w:t>
      </w:r>
      <w:r w:rsidR="00B95928">
        <w:rPr>
          <w:rFonts w:ascii="Arial" w:hAnsi="Arial" w:cs="Arial"/>
        </w:rPr>
        <w:t>while</w:t>
      </w:r>
      <w:r w:rsidR="00B95928" w:rsidRPr="00B95928">
        <w:rPr>
          <w:rFonts w:ascii="Arial" w:hAnsi="Arial" w:cs="Arial"/>
        </w:rPr>
        <w:t xml:space="preserve"> non-stationary dynamics driven by environmental variability or regime shifts can further undermine inference. Under </w:t>
      </w:r>
      <w:r w:rsidR="00B95928">
        <w:rPr>
          <w:rFonts w:ascii="Arial" w:hAnsi="Arial" w:cs="Arial"/>
        </w:rPr>
        <w:t xml:space="preserve">such </w:t>
      </w:r>
      <w:r w:rsidR="00B95928" w:rsidRPr="00B95928">
        <w:rPr>
          <w:rFonts w:ascii="Arial" w:hAnsi="Arial" w:cs="Arial"/>
        </w:rPr>
        <w:lastRenderedPageBreak/>
        <w:t xml:space="preserve">conditions, stock recruitment </w:t>
      </w:r>
      <w:r w:rsidR="00B95928">
        <w:rPr>
          <w:rFonts w:ascii="Arial" w:hAnsi="Arial" w:cs="Arial"/>
        </w:rPr>
        <w:t>models may</w:t>
      </w:r>
      <w:r w:rsidR="00B95928" w:rsidRPr="00B95928">
        <w:rPr>
          <w:rFonts w:ascii="Arial" w:hAnsi="Arial" w:cs="Arial"/>
        </w:rPr>
        <w:t xml:space="preserve"> introduce structural uncertainty and potentially obscure underlying population processes.</w:t>
      </w:r>
    </w:p>
    <w:p w14:paraId="0D802FF9" w14:textId="400E5197" w:rsidR="00FB127E" w:rsidRPr="00CB1F4D" w:rsidRDefault="00FB127E" w:rsidP="00FB127E">
      <w:pPr>
        <w:rPr>
          <w:rFonts w:ascii="Arial" w:hAnsi="Arial" w:cs="Arial"/>
        </w:rPr>
      </w:pPr>
      <w:r w:rsidRPr="00CB1F4D">
        <w:rPr>
          <w:rFonts w:ascii="Arial" w:hAnsi="Arial" w:cs="Arial"/>
        </w:rPr>
        <w:t xml:space="preserve">Previous large-scale analyses based on </w:t>
      </w:r>
      <w:r w:rsidR="000402AB" w:rsidRPr="00CB1F4D">
        <w:rPr>
          <w:rFonts w:ascii="Arial" w:hAnsi="Arial" w:cs="Arial"/>
        </w:rPr>
        <w:t>stock recruitment relationships</w:t>
      </w:r>
      <w:r w:rsidRPr="00CB1F4D">
        <w:rPr>
          <w:rFonts w:ascii="Arial" w:hAnsi="Arial" w:cs="Arial"/>
        </w:rPr>
        <w:t xml:space="preserve"> have generally found limited evidence for depensation (e.g., Myers et al. 1995; Liermann and Hilborn 1997; Hilborn et al. 2014), likely reflecting both low statistical power at low abundance and the focus on recruitment </w:t>
      </w:r>
      <w:r w:rsidR="00552F95" w:rsidRPr="00CB1F4D">
        <w:rPr>
          <w:rFonts w:ascii="Arial" w:hAnsi="Arial" w:cs="Arial"/>
        </w:rPr>
        <w:t xml:space="preserve">(i.e., a component Allee effect) </w:t>
      </w:r>
      <w:r w:rsidRPr="00CB1F4D">
        <w:rPr>
          <w:rFonts w:ascii="Arial" w:hAnsi="Arial" w:cs="Arial"/>
        </w:rPr>
        <w:t>as the sole pathway for density dependence</w:t>
      </w:r>
      <w:r w:rsidR="00A43D18" w:rsidRPr="00CB1F4D">
        <w:rPr>
          <w:rFonts w:ascii="Arial" w:hAnsi="Arial" w:cs="Arial"/>
        </w:rPr>
        <w:t xml:space="preserve"> (Hutchings and Rangeley 2011)</w:t>
      </w:r>
      <w:r w:rsidRPr="00CB1F4D">
        <w:rPr>
          <w:rFonts w:ascii="Arial" w:hAnsi="Arial" w:cs="Arial"/>
        </w:rPr>
        <w:t>. By contrast, the surplus production approach used here captures depensatory processes acting across multiple vital rates, including growth</w:t>
      </w:r>
      <w:r w:rsidR="000402AB" w:rsidRPr="00CB1F4D">
        <w:rPr>
          <w:rFonts w:ascii="Arial" w:hAnsi="Arial" w:cs="Arial"/>
        </w:rPr>
        <w:t>, maturity</w:t>
      </w:r>
      <w:r w:rsidRPr="00CB1F4D">
        <w:rPr>
          <w:rFonts w:ascii="Arial" w:hAnsi="Arial" w:cs="Arial"/>
        </w:rPr>
        <w:t xml:space="preserve"> and survival, and may therefore provide greater sensitivity for detecting emergent depensation.</w:t>
      </w:r>
    </w:p>
    <w:p w14:paraId="357088A5" w14:textId="6F051B0E" w:rsidR="00FB127E" w:rsidRPr="00CB1F4D" w:rsidRDefault="00FB127E" w:rsidP="00FB127E">
      <w:pPr>
        <w:rPr>
          <w:rFonts w:ascii="Arial" w:hAnsi="Arial" w:cs="Arial"/>
        </w:rPr>
      </w:pPr>
      <w:r w:rsidRPr="00CB1F4D">
        <w:rPr>
          <w:rFonts w:ascii="Arial" w:hAnsi="Arial" w:cs="Arial"/>
        </w:rPr>
        <w:t xml:space="preserve">Although biomass estimates are derived from stock assessment models and thus inherit model assumptions, the use of </w:t>
      </w:r>
      <w:r w:rsidR="00552F95" w:rsidRPr="00CB1F4D">
        <w:rPr>
          <w:rFonts w:ascii="Arial" w:hAnsi="Arial" w:cs="Arial"/>
        </w:rPr>
        <w:t>relative</w:t>
      </w:r>
      <w:r w:rsidRPr="00CB1F4D">
        <w:rPr>
          <w:rFonts w:ascii="Arial" w:hAnsi="Arial" w:cs="Arial"/>
        </w:rPr>
        <w:t xml:space="preserve"> surplus production provides a direct and semi-empirical characterization of population dynamics. In contrast to fully parametric surplus production models (e.g., Schaefer-type), this approach does not impose a fixed functional form on the production–biomass relationship, reducing the risk that model structure masks depensatory dynamics.</w:t>
      </w:r>
    </w:p>
    <w:p w14:paraId="710B0EDC" w14:textId="77777777" w:rsidR="0064177D" w:rsidRPr="00CB1F4D" w:rsidRDefault="0064177D" w:rsidP="00FB127E">
      <w:pPr>
        <w:rPr>
          <w:rFonts w:ascii="Arial" w:eastAsia="Times New Roman" w:hAnsi="Arial" w:cs="Arial"/>
          <w:color w:val="000000"/>
          <w:kern w:val="0"/>
          <w:highlight w:val="yellow"/>
          <w14:ligatures w14:val="none"/>
        </w:rPr>
      </w:pPr>
      <w:r w:rsidRPr="00CB1F4D">
        <w:rPr>
          <w:rFonts w:ascii="Arial" w:hAnsi="Arial" w:cs="Arial"/>
          <w:i/>
          <w:iCs/>
        </w:rPr>
        <w:t>Implications for stock assessment and management</w:t>
      </w:r>
    </w:p>
    <w:p w14:paraId="66D002FB" w14:textId="420CEA0D" w:rsidR="00A177B4" w:rsidRDefault="00BA0B85" w:rsidP="00BA0B85">
      <w:pPr>
        <w:spacing w:after="0" w:line="276" w:lineRule="auto"/>
        <w:rPr>
          <w:rFonts w:ascii="Arial" w:hAnsi="Arial" w:cs="Arial"/>
        </w:rPr>
      </w:pPr>
      <w:r w:rsidRPr="00CB1F4D">
        <w:rPr>
          <w:rFonts w:ascii="Arial" w:hAnsi="Arial" w:cs="Arial"/>
        </w:rPr>
        <w:t>Breakpoints in the production</w:t>
      </w:r>
      <w:r w:rsidR="00B95928">
        <w:rPr>
          <w:rFonts w:ascii="Arial" w:hAnsi="Arial" w:cs="Arial"/>
        </w:rPr>
        <w:t xml:space="preserve"> versus </w:t>
      </w:r>
      <w:r w:rsidRPr="00CB1F4D">
        <w:rPr>
          <w:rFonts w:ascii="Arial" w:hAnsi="Arial" w:cs="Arial"/>
        </w:rPr>
        <w:t>biomass relationship, interpreted here as thresholds for depensatory dynamics, provide a biologically grounded indicator of impaired stock productivity. For example, such a breakpoint has been used to identify serious harm in 4TVn Atlantic cod (Turcotte et al. 2026), consistent with theoretical expectations that depensation emerges at low abundance and can constrain recovery (</w:t>
      </w:r>
      <w:proofErr w:type="spellStart"/>
      <w:r w:rsidRPr="00CB1F4D">
        <w:rPr>
          <w:rFonts w:ascii="Arial" w:hAnsi="Arial" w:cs="Arial"/>
        </w:rPr>
        <w:t>Courchamp</w:t>
      </w:r>
      <w:proofErr w:type="spellEnd"/>
      <w:r w:rsidRPr="00CB1F4D">
        <w:rPr>
          <w:rFonts w:ascii="Arial" w:hAnsi="Arial" w:cs="Arial"/>
        </w:rPr>
        <w:t xml:space="preserve"> et al. 1999; Hutchings 2014, 2015). These thresholds therefore offer a practical basis for defining biologically meaningful limit reference points.</w:t>
      </w:r>
      <w:ins w:id="26" w:author="Barrett, Tim (DFO/MPO)" w:date="2026-05-12T12:18:00Z" w16du:dateUtc="2026-05-12T15:18:00Z">
        <w:r w:rsidR="00552F95" w:rsidRPr="00CB1F4D">
          <w:rPr>
            <w:rFonts w:ascii="Arial" w:hAnsi="Arial" w:cs="Arial"/>
          </w:rPr>
          <w:t xml:space="preserve"> </w:t>
        </w:r>
      </w:ins>
    </w:p>
    <w:p w14:paraId="7A5AAE1D" w14:textId="77777777" w:rsidR="00B95928" w:rsidRPr="00CB1F4D" w:rsidRDefault="00B95928" w:rsidP="00BA0B85">
      <w:pPr>
        <w:spacing w:after="0" w:line="276" w:lineRule="auto"/>
        <w:rPr>
          <w:rFonts w:ascii="Arial" w:hAnsi="Arial" w:cs="Arial"/>
        </w:rPr>
      </w:pPr>
    </w:p>
    <w:p w14:paraId="627959B1" w14:textId="082058CA" w:rsidR="00BA0B85" w:rsidRDefault="00000640" w:rsidP="00BA0B85">
      <w:pPr>
        <w:spacing w:after="0" w:line="276" w:lineRule="auto"/>
        <w:rPr>
          <w:rFonts w:ascii="Arial" w:hAnsi="Arial" w:cs="Arial"/>
        </w:rPr>
      </w:pPr>
      <w:r w:rsidRPr="00000640">
        <w:rPr>
          <w:rFonts w:ascii="Arial" w:hAnsi="Arial" w:cs="Arial"/>
        </w:rPr>
        <w:t xml:space="preserve">The identification of such thresholds </w:t>
      </w:r>
      <w:r>
        <w:rPr>
          <w:rFonts w:ascii="Arial" w:hAnsi="Arial" w:cs="Arial"/>
        </w:rPr>
        <w:t xml:space="preserve">likely </w:t>
      </w:r>
      <w:r w:rsidRPr="00000640">
        <w:rPr>
          <w:rFonts w:ascii="Arial" w:hAnsi="Arial" w:cs="Arial"/>
        </w:rPr>
        <w:t>depends on how the relationship between production and biomass is modeled</w:t>
      </w:r>
      <w:r>
        <w:rPr>
          <w:rFonts w:ascii="Arial" w:hAnsi="Arial" w:cs="Arial"/>
        </w:rPr>
        <w:t xml:space="preserve">. </w:t>
      </w:r>
      <w:r w:rsidR="00552F95" w:rsidRPr="00CB1F4D">
        <w:rPr>
          <w:rFonts w:ascii="Arial" w:hAnsi="Arial" w:cs="Arial"/>
        </w:rPr>
        <w:t xml:space="preserve">Although the breakpoint was estimated </w:t>
      </w:r>
      <w:r w:rsidR="00A177B4" w:rsidRPr="00CB1F4D">
        <w:rPr>
          <w:rFonts w:ascii="Arial" w:hAnsi="Arial" w:cs="Arial"/>
        </w:rPr>
        <w:t xml:space="preserve">here </w:t>
      </w:r>
      <w:r w:rsidR="00552F95" w:rsidRPr="00CB1F4D">
        <w:rPr>
          <w:rFonts w:ascii="Arial" w:hAnsi="Arial" w:cs="Arial"/>
        </w:rPr>
        <w:t xml:space="preserve">using segmented linear regression, the theoretical form of the relationship between per capita population growth and abundance </w:t>
      </w:r>
      <w:r w:rsidR="00852C49" w:rsidRPr="00CB1F4D">
        <w:rPr>
          <w:rFonts w:ascii="Arial" w:hAnsi="Arial" w:cs="Arial"/>
        </w:rPr>
        <w:t xml:space="preserve">in the presence of depensation </w:t>
      </w:r>
      <w:r w:rsidR="00552F95" w:rsidRPr="00CB1F4D">
        <w:rPr>
          <w:rFonts w:ascii="Arial" w:hAnsi="Arial" w:cs="Arial"/>
        </w:rPr>
        <w:t>is non-linear (e.g., Figure 1 of Hutchings 2015). The</w:t>
      </w:r>
      <w:r w:rsidR="00852C49" w:rsidRPr="00CB1F4D">
        <w:rPr>
          <w:rFonts w:ascii="Arial" w:hAnsi="Arial" w:cs="Arial"/>
        </w:rPr>
        <w:t xml:space="preserve"> use of </w:t>
      </w:r>
      <w:r>
        <w:rPr>
          <w:rFonts w:ascii="Arial" w:hAnsi="Arial" w:cs="Arial"/>
        </w:rPr>
        <w:t>a</w:t>
      </w:r>
      <w:r w:rsidR="00552F95" w:rsidRPr="00CB1F4D">
        <w:rPr>
          <w:rFonts w:ascii="Arial" w:hAnsi="Arial" w:cs="Arial"/>
        </w:rPr>
        <w:t xml:space="preserve"> segmented </w:t>
      </w:r>
      <w:r>
        <w:rPr>
          <w:rFonts w:ascii="Arial" w:hAnsi="Arial" w:cs="Arial"/>
        </w:rPr>
        <w:t xml:space="preserve">regression </w:t>
      </w:r>
      <w:r w:rsidR="00852C49" w:rsidRPr="00CB1F4D">
        <w:rPr>
          <w:rFonts w:ascii="Arial" w:hAnsi="Arial" w:cs="Arial"/>
        </w:rPr>
        <w:t xml:space="preserve">is a simplified assumption, but serves the purpose here of identifying the Allee effect threshold </w:t>
      </w:r>
      <w:r w:rsidRPr="00000640">
        <w:rPr>
          <w:rFonts w:ascii="Arial" w:hAnsi="Arial" w:cs="Arial"/>
        </w:rPr>
        <w:t>while also facilitating comparison with the linear relationship expected under purely compensatory dynamics</w:t>
      </w:r>
      <w:r w:rsidR="00852C49" w:rsidRPr="00CB1F4D">
        <w:rPr>
          <w:rFonts w:ascii="Arial" w:hAnsi="Arial" w:cs="Arial"/>
        </w:rPr>
        <w:t xml:space="preserve">. </w:t>
      </w:r>
    </w:p>
    <w:p w14:paraId="08B8CA6D" w14:textId="77777777" w:rsidR="00000640" w:rsidRDefault="00000640" w:rsidP="00BA0B85">
      <w:pPr>
        <w:spacing w:after="0" w:line="276" w:lineRule="auto"/>
        <w:rPr>
          <w:rFonts w:ascii="Arial" w:hAnsi="Arial" w:cs="Arial"/>
        </w:rPr>
      </w:pPr>
    </w:p>
    <w:p w14:paraId="68509275" w14:textId="7D395F10" w:rsidR="00000640" w:rsidRPr="00000640" w:rsidRDefault="00000640" w:rsidP="00000640">
      <w:pPr>
        <w:spacing w:after="0" w:line="276" w:lineRule="auto"/>
        <w:rPr>
          <w:rFonts w:ascii="Arial" w:hAnsi="Arial" w:cs="Arial"/>
        </w:rPr>
      </w:pPr>
      <w:r w:rsidRPr="00000640">
        <w:rPr>
          <w:rFonts w:ascii="Arial" w:hAnsi="Arial" w:cs="Arial"/>
        </w:rPr>
        <w:t>Despite this simplification, the resulting thresholds may still have important management applications</w:t>
      </w:r>
      <w:r>
        <w:rPr>
          <w:rFonts w:ascii="Arial" w:hAnsi="Arial" w:cs="Arial"/>
        </w:rPr>
        <w:t xml:space="preserve">. </w:t>
      </w:r>
      <w:r w:rsidRPr="00000640">
        <w:rPr>
          <w:rFonts w:ascii="Arial" w:hAnsi="Arial" w:cs="Arial"/>
        </w:rPr>
        <w:t xml:space="preserve">Incorporating these thresholds into reference point setting could improve the alignment between assessment outputs and management objectives by explicitly accounting for depensatory dynamics (Hutchings 2014). In particular, LRPs </w:t>
      </w:r>
      <w:r w:rsidRPr="00000640">
        <w:rPr>
          <w:rFonts w:ascii="Arial" w:hAnsi="Arial" w:cs="Arial"/>
        </w:rPr>
        <w:lastRenderedPageBreak/>
        <w:t>set above estimated breakpoints would reduce the risk of entering states where productivity is impaired and recovery potential is limited, thereby supporting more precautionary and biologically informed management (Hutchings 2015).</w:t>
      </w:r>
    </w:p>
    <w:p w14:paraId="66E284EF" w14:textId="77777777" w:rsidR="00000640" w:rsidRPr="00CB1F4D" w:rsidRDefault="00000640" w:rsidP="00BA0B85">
      <w:pPr>
        <w:spacing w:after="0" w:line="276" w:lineRule="auto"/>
        <w:rPr>
          <w:rFonts w:ascii="Arial" w:hAnsi="Arial" w:cs="Arial"/>
        </w:rPr>
      </w:pPr>
    </w:p>
    <w:p w14:paraId="6472B8CF" w14:textId="77777777" w:rsidR="00BA0B85" w:rsidRPr="00CB1F4D" w:rsidRDefault="00BA0B85" w:rsidP="00BA0B85">
      <w:pPr>
        <w:spacing w:after="0" w:line="276" w:lineRule="auto"/>
        <w:rPr>
          <w:rFonts w:ascii="Arial" w:hAnsi="Arial" w:cs="Arial"/>
        </w:rPr>
      </w:pPr>
    </w:p>
    <w:p w14:paraId="2028D16A" w14:textId="70682B4E" w:rsidR="00BA0B85" w:rsidRPr="00CB1F4D" w:rsidDel="00000640" w:rsidRDefault="00852C49" w:rsidP="00BA0B85">
      <w:pPr>
        <w:spacing w:after="0" w:line="276" w:lineRule="auto"/>
        <w:rPr>
          <w:del w:id="27" w:author="Turcotte, François (DFO/MPO)" w:date="2026-05-13T15:42:00Z" w16du:dateUtc="2026-05-13T18:42:00Z"/>
          <w:rFonts w:ascii="Arial" w:hAnsi="Arial" w:cs="Arial"/>
        </w:rPr>
      </w:pPr>
      <w:ins w:id="28" w:author="Barrett, Tim (DFO/MPO)" w:date="2026-05-12T13:31:00Z" w16du:dateUtc="2026-05-12T16:31:00Z">
        <w:del w:id="29" w:author="Turcotte, François (DFO/MPO)" w:date="2026-05-13T15:42:00Z" w16du:dateUtc="2026-05-13T18:42:00Z">
          <w:r w:rsidRPr="00CB1F4D" w:rsidDel="00000640">
            <w:rPr>
              <w:rFonts w:ascii="Arial" w:hAnsi="Arial" w:cs="Arial"/>
            </w:rPr>
            <w:delText xml:space="preserve">The Allee effect thresholds estimated in the present study can be used to represent </w:delText>
          </w:r>
        </w:del>
      </w:ins>
      <w:ins w:id="30" w:author="Barrett, Tim (DFO/MPO)" w:date="2026-05-12T13:35:00Z" w16du:dateUtc="2026-05-12T16:35:00Z">
        <w:del w:id="31" w:author="Turcotte, François (DFO/MPO)" w:date="2026-05-13T15:42:00Z" w16du:dateUtc="2026-05-13T18:42:00Z">
          <w:r w:rsidRPr="00CB1F4D" w:rsidDel="00000640">
            <w:rPr>
              <w:rFonts w:ascii="Arial" w:hAnsi="Arial" w:cs="Arial"/>
            </w:rPr>
            <w:delText>thresholds below which there is risk of impaired productivity</w:delText>
          </w:r>
        </w:del>
      </w:ins>
      <w:ins w:id="32" w:author="Barrett, Tim (DFO/MPO)" w:date="2026-05-12T13:36:00Z" w16du:dateUtc="2026-05-12T16:36:00Z">
        <w:del w:id="33" w:author="Turcotte, François (DFO/MPO)" w:date="2026-05-13T15:42:00Z" w16du:dateUtc="2026-05-13T18:42:00Z">
          <w:r w:rsidRPr="00CB1F4D" w:rsidDel="00000640">
            <w:rPr>
              <w:rFonts w:ascii="Arial" w:hAnsi="Arial" w:cs="Arial"/>
            </w:rPr>
            <w:delText xml:space="preserve"> (i.e., a limit reference points; e.g., DFO 2023)</w:delText>
          </w:r>
          <w:commentRangeStart w:id="34"/>
          <w:commentRangeStart w:id="35"/>
          <w:r w:rsidRPr="00CB1F4D" w:rsidDel="00000640">
            <w:rPr>
              <w:rFonts w:ascii="Arial" w:hAnsi="Arial" w:cs="Arial"/>
            </w:rPr>
            <w:delText>.</w:delText>
          </w:r>
        </w:del>
      </w:ins>
      <w:commentRangeEnd w:id="34"/>
      <w:ins w:id="36" w:author="Barrett, Tim (DFO/MPO)" w:date="2026-05-12T13:39:00Z" w16du:dateUtc="2026-05-12T16:39:00Z">
        <w:del w:id="37" w:author="Turcotte, François (DFO/MPO)" w:date="2026-05-13T15:42:00Z" w16du:dateUtc="2026-05-13T18:42:00Z">
          <w:r w:rsidR="00356098" w:rsidRPr="00CB1F4D" w:rsidDel="00000640">
            <w:rPr>
              <w:rStyle w:val="CommentReference"/>
              <w:rFonts w:ascii="Arial" w:hAnsi="Arial" w:cs="Arial"/>
            </w:rPr>
            <w:commentReference w:id="34"/>
          </w:r>
        </w:del>
      </w:ins>
      <w:commentRangeEnd w:id="35"/>
      <w:del w:id="38" w:author="Turcotte, François (DFO/MPO)" w:date="2026-05-13T15:42:00Z" w16du:dateUtc="2026-05-13T18:42:00Z">
        <w:r w:rsidR="00000640" w:rsidDel="00000640">
          <w:rPr>
            <w:rStyle w:val="CommentReference"/>
          </w:rPr>
          <w:commentReference w:id="35"/>
        </w:r>
      </w:del>
      <w:ins w:id="39" w:author="Barrett, Tim (DFO/MPO)" w:date="2026-05-12T13:36:00Z" w16du:dateUtc="2026-05-12T16:36:00Z">
        <w:del w:id="40" w:author="Turcotte, François (DFO/MPO)" w:date="2026-05-13T15:42:00Z" w16du:dateUtc="2026-05-13T18:42:00Z">
          <w:r w:rsidRPr="00CB1F4D" w:rsidDel="00000640">
            <w:rPr>
              <w:rFonts w:ascii="Arial" w:hAnsi="Arial" w:cs="Arial"/>
            </w:rPr>
            <w:delText xml:space="preserve"> </w:delText>
          </w:r>
        </w:del>
      </w:ins>
      <w:del w:id="41" w:author="Turcotte, François (DFO/MPO)" w:date="2026-05-13T15:42:00Z" w16du:dateUtc="2026-05-13T18:42:00Z">
        <w:r w:rsidR="00BA0B85" w:rsidRPr="00CB1F4D" w:rsidDel="00000640">
          <w:rPr>
            <w:rFonts w:ascii="Arial" w:hAnsi="Arial" w:cs="Arial"/>
          </w:rPr>
          <w:delText>In Canada, the LRP is intended to operationalize the objective of avoiding serious harm to fish stocks (DFO 2009). Stocks at or below their LRPs are considered to be at unacceptable risk of impaired productivity or reproductive capacity, including reduced recruitment, growth, or survival, and diminished resilience to perturbations (Shelton and Rice 2002; DFO 2023). Within this framework, the breakpoints estimated here can be interpreted as empirical indicators of the onset of serious harm.</w:delText>
        </w:r>
      </w:del>
    </w:p>
    <w:p w14:paraId="58F69EC8" w14:textId="77777777" w:rsidR="00BA0B85" w:rsidRPr="00CB1F4D" w:rsidRDefault="00BA0B85" w:rsidP="00BA0B85">
      <w:pPr>
        <w:spacing w:after="0" w:line="276" w:lineRule="auto"/>
        <w:rPr>
          <w:rFonts w:ascii="Arial" w:hAnsi="Arial" w:cs="Arial"/>
        </w:rPr>
      </w:pPr>
    </w:p>
    <w:p w14:paraId="4282D415" w14:textId="77777777" w:rsidR="009F7A7E" w:rsidRDefault="009F7A7E" w:rsidP="0064177D">
      <w:pPr>
        <w:spacing w:after="0" w:line="276" w:lineRule="auto"/>
        <w:rPr>
          <w:rFonts w:ascii="Arial" w:hAnsi="Arial" w:cs="Arial"/>
        </w:rPr>
      </w:pPr>
    </w:p>
    <w:p w14:paraId="54E3D542" w14:textId="308E078E" w:rsidR="009F7A7E" w:rsidRDefault="009F7A7E" w:rsidP="0064177D">
      <w:pPr>
        <w:spacing w:after="0" w:line="276" w:lineRule="auto"/>
        <w:rPr>
          <w:rFonts w:ascii="Arial" w:hAnsi="Arial" w:cs="Arial"/>
        </w:rPr>
      </w:pPr>
      <w:r>
        <w:rPr>
          <w:rFonts w:ascii="Arial" w:hAnsi="Arial" w:cs="Arial"/>
        </w:rPr>
        <w:t>Acknowledgements</w:t>
      </w:r>
    </w:p>
    <w:p w14:paraId="3A627182" w14:textId="43C545CA" w:rsidR="009F7A7E" w:rsidRPr="00CB1F4D" w:rsidRDefault="00000640" w:rsidP="0064177D">
      <w:pPr>
        <w:spacing w:after="0" w:line="276" w:lineRule="auto"/>
        <w:rPr>
          <w:rFonts w:ascii="Arial" w:eastAsia="Times New Roman" w:hAnsi="Arial" w:cs="Arial"/>
          <w:color w:val="000000"/>
          <w:kern w:val="0"/>
          <w:highlight w:val="yellow"/>
          <w14:ligatures w14:val="none"/>
        </w:rPr>
      </w:pPr>
      <w:r>
        <w:rPr>
          <w:rFonts w:ascii="Arial" w:hAnsi="Arial" w:cs="Arial"/>
        </w:rPr>
        <w:t xml:space="preserve">The authors thank Carly Weber for gathering data from reports. </w:t>
      </w:r>
      <w:r w:rsidR="007D05E1" w:rsidRPr="00CB1F4D">
        <w:rPr>
          <w:rFonts w:ascii="Arial" w:eastAsia="Times New Roman" w:hAnsi="Arial" w:cs="Arial"/>
          <w:color w:val="000000"/>
          <w:kern w:val="0"/>
          <w:highlight w:val="yellow"/>
          <w14:ligatures w14:val="none"/>
        </w:rPr>
        <w:br w:type="page"/>
      </w:r>
    </w:p>
    <w:p w14:paraId="187CE4E9" w14:textId="1BFA427C" w:rsidR="00D90AFF" w:rsidRPr="00CB1F4D" w:rsidRDefault="00D90AFF" w:rsidP="007D05E1">
      <w:pPr>
        <w:rPr>
          <w:rFonts w:ascii="Arial" w:hAnsi="Arial" w:cs="Arial"/>
          <w:sz w:val="32"/>
          <w:szCs w:val="32"/>
        </w:rPr>
      </w:pPr>
      <w:r w:rsidRPr="00CB1F4D">
        <w:rPr>
          <w:rFonts w:ascii="Arial" w:hAnsi="Arial" w:cs="Arial"/>
          <w:sz w:val="32"/>
          <w:szCs w:val="32"/>
        </w:rPr>
        <w:lastRenderedPageBreak/>
        <w:t>References</w:t>
      </w:r>
    </w:p>
    <w:p w14:paraId="2E4698D7" w14:textId="42D3BE9E" w:rsidR="009E0616" w:rsidRPr="00CB1F4D" w:rsidRDefault="009E0616" w:rsidP="00BE2D7C">
      <w:pPr>
        <w:pStyle w:val="BodyText"/>
        <w:spacing w:before="0"/>
        <w:rPr>
          <w:rFonts w:cs="Arial"/>
        </w:rPr>
      </w:pPr>
      <w:r w:rsidRPr="00CB1F4D">
        <w:rPr>
          <w:rFonts w:cs="Arial"/>
        </w:rPr>
        <w:t>Akaike, H. 1974. A new look at the statistical model identification. IEEE Trans. Autom. Control. 19, 716–723.</w:t>
      </w:r>
    </w:p>
    <w:p w14:paraId="0CA601DC" w14:textId="7A0EAB27" w:rsidR="00BE2D7C" w:rsidRPr="00CB1F4D" w:rsidRDefault="00BE2D7C" w:rsidP="00BE2D7C">
      <w:pPr>
        <w:pStyle w:val="BodyText"/>
        <w:spacing w:before="0"/>
        <w:rPr>
          <w:rFonts w:cs="Arial"/>
        </w:rPr>
      </w:pPr>
      <w:r w:rsidRPr="00CB1F4D">
        <w:rPr>
          <w:rFonts w:cs="Arial"/>
        </w:rPr>
        <w:t xml:space="preserve">Albertsen, C. M., Perälä, T., Cardinale, M., Winker, H., </w:t>
      </w:r>
      <w:r w:rsidR="00356098" w:rsidRPr="00CB1F4D">
        <w:rPr>
          <w:rFonts w:cs="Arial"/>
        </w:rPr>
        <w:t>and</w:t>
      </w:r>
      <w:r w:rsidRPr="00CB1F4D">
        <w:rPr>
          <w:rFonts w:cs="Arial"/>
        </w:rPr>
        <w:t xml:space="preserve"> </w:t>
      </w:r>
      <w:proofErr w:type="spellStart"/>
      <w:r w:rsidRPr="00CB1F4D">
        <w:rPr>
          <w:rFonts w:cs="Arial"/>
        </w:rPr>
        <w:t>Trijoulet</w:t>
      </w:r>
      <w:proofErr w:type="spellEnd"/>
      <w:r w:rsidRPr="00CB1F4D">
        <w:rPr>
          <w:rFonts w:cs="Arial"/>
        </w:rPr>
        <w:t xml:space="preserve">, V. 2025. Rebuilding and </w:t>
      </w:r>
      <w:r w:rsidR="00356098" w:rsidRPr="00CB1F4D">
        <w:rPr>
          <w:rFonts w:cs="Arial"/>
        </w:rPr>
        <w:t xml:space="preserve">reference points under compensatory </w:t>
      </w:r>
      <w:r w:rsidRPr="00CB1F4D">
        <w:rPr>
          <w:rFonts w:cs="Arial"/>
        </w:rPr>
        <w:t xml:space="preserve">and </w:t>
      </w:r>
      <w:r w:rsidR="00356098" w:rsidRPr="00CB1F4D">
        <w:rPr>
          <w:rFonts w:cs="Arial"/>
        </w:rPr>
        <w:t>depensatory recruitment</w:t>
      </w:r>
      <w:r w:rsidRPr="00CB1F4D">
        <w:rPr>
          <w:rFonts w:cs="Arial"/>
        </w:rPr>
        <w:t xml:space="preserve">: </w:t>
      </w:r>
      <w:r w:rsidR="00356098" w:rsidRPr="00CB1F4D">
        <w:rPr>
          <w:rFonts w:cs="Arial"/>
        </w:rPr>
        <w:t>a meta</w:t>
      </w:r>
      <w:r w:rsidRPr="00CB1F4D">
        <w:rPr>
          <w:rFonts w:cs="Arial"/>
        </w:rPr>
        <w:t>-</w:t>
      </w:r>
      <w:r w:rsidR="00356098" w:rsidRPr="00CB1F4D">
        <w:rPr>
          <w:rFonts w:cs="Arial"/>
        </w:rPr>
        <w:t xml:space="preserve">analysis </w:t>
      </w:r>
      <w:r w:rsidRPr="00CB1F4D">
        <w:rPr>
          <w:rFonts w:cs="Arial"/>
        </w:rPr>
        <w:t xml:space="preserve">of Northeast Atlantic </w:t>
      </w:r>
      <w:r w:rsidR="00356098" w:rsidRPr="00CB1F4D">
        <w:rPr>
          <w:rFonts w:cs="Arial"/>
        </w:rPr>
        <w:t>fish stocks</w:t>
      </w:r>
      <w:r w:rsidRPr="00CB1F4D">
        <w:rPr>
          <w:rFonts w:cs="Arial"/>
        </w:rPr>
        <w:t>. Fish and Fisheries, 26(1), 171–192. https://doi.org/10.1111/faf.12872</w:t>
      </w:r>
    </w:p>
    <w:p w14:paraId="281C10C3" w14:textId="74404730" w:rsidR="004B08ED" w:rsidRPr="00CB1F4D" w:rsidRDefault="004B08ED" w:rsidP="00BE2D7C">
      <w:pPr>
        <w:pStyle w:val="BodyText"/>
        <w:spacing w:before="0"/>
        <w:rPr>
          <w:rFonts w:cs="Arial"/>
        </w:rPr>
      </w:pPr>
      <w:r w:rsidRPr="00CB1F4D">
        <w:rPr>
          <w:rFonts w:cs="Arial"/>
        </w:rPr>
        <w:t>Allee, W.H. 1931. Animal Aggregations, A Study in General Sociology; University Chicago Press: Chicago, IL, USA.</w:t>
      </w:r>
    </w:p>
    <w:p w14:paraId="59BBFF0B" w14:textId="7146118C" w:rsidR="00E8572F" w:rsidRPr="00CB1F4D" w:rsidRDefault="00E8572F" w:rsidP="00BE2D7C">
      <w:pPr>
        <w:pStyle w:val="BodyText"/>
        <w:spacing w:before="0"/>
        <w:rPr>
          <w:rFonts w:cs="Arial"/>
        </w:rPr>
      </w:pPr>
      <w:r w:rsidRPr="00CB1F4D">
        <w:rPr>
          <w:rFonts w:cs="Arial"/>
        </w:rPr>
        <w:t>Andrushchenko, I., Clark, D., Irvine, F., MacEachern, E., Martin, R. and Wang, Y. 2022. 2018 4X5Y Atlantic Cod Framework Data Inputs. DFO Can. Sci. Advis. Sec. Res. Doc. 2022/006.v + 86 p.</w:t>
      </w:r>
    </w:p>
    <w:p w14:paraId="3B5F830C" w14:textId="6F3DB7D0" w:rsidR="00E8572F" w:rsidRPr="00CB1F4D" w:rsidRDefault="00EC6F26" w:rsidP="00BE2D7C">
      <w:pPr>
        <w:pStyle w:val="BodyText"/>
        <w:spacing w:before="0"/>
        <w:rPr>
          <w:rFonts w:cs="Arial"/>
        </w:rPr>
      </w:pPr>
      <w:proofErr w:type="spellStart"/>
      <w:r w:rsidRPr="00CB1F4D">
        <w:rPr>
          <w:rFonts w:cs="Arial"/>
        </w:rPr>
        <w:t>Courchamp</w:t>
      </w:r>
      <w:proofErr w:type="spellEnd"/>
      <w:r w:rsidRPr="00CB1F4D">
        <w:rPr>
          <w:rFonts w:cs="Arial"/>
        </w:rPr>
        <w:t>, F., Clutton-Brock, T., and Grenfell, B. 1999. Inverse density dependence and the</w:t>
      </w:r>
      <w:r w:rsidR="00E8572F" w:rsidRPr="00CB1F4D">
        <w:rPr>
          <w:rFonts w:cs="Arial"/>
        </w:rPr>
        <w:t xml:space="preserve"> </w:t>
      </w:r>
      <w:r w:rsidRPr="00CB1F4D">
        <w:rPr>
          <w:rFonts w:cs="Arial"/>
        </w:rPr>
        <w:t xml:space="preserve">Allee effect. Trends Ecol. </w:t>
      </w:r>
      <w:proofErr w:type="spellStart"/>
      <w:r w:rsidRPr="00CB1F4D">
        <w:rPr>
          <w:rFonts w:cs="Arial"/>
        </w:rPr>
        <w:t>Evol</w:t>
      </w:r>
      <w:proofErr w:type="spellEnd"/>
      <w:r w:rsidRPr="00CB1F4D">
        <w:rPr>
          <w:rFonts w:cs="Arial"/>
        </w:rPr>
        <w:t>. 14: 405–410</w:t>
      </w:r>
    </w:p>
    <w:p w14:paraId="4B8A5791" w14:textId="03A5B8B8" w:rsidR="006B56FD" w:rsidRPr="00CB1F4D" w:rsidRDefault="006B56FD" w:rsidP="00BE2D7C">
      <w:pPr>
        <w:pStyle w:val="BodyText"/>
        <w:spacing w:before="0"/>
        <w:rPr>
          <w:rFonts w:cs="Arial"/>
        </w:rPr>
      </w:pPr>
      <w:r w:rsidRPr="00CB1F4D">
        <w:rPr>
          <w:rFonts w:cs="Arial"/>
        </w:rPr>
        <w:t>DFO. 2009. A fishery decision-making framework incorporating the precautionary approach. Last updated 2009-03-23.</w:t>
      </w:r>
    </w:p>
    <w:p w14:paraId="068BE20E" w14:textId="77777777" w:rsidR="00E8572F" w:rsidRPr="00CB1F4D" w:rsidRDefault="00E8572F" w:rsidP="00BE2D7C">
      <w:pPr>
        <w:pStyle w:val="BodyText"/>
        <w:spacing w:before="0"/>
        <w:rPr>
          <w:rFonts w:cs="Arial"/>
        </w:rPr>
      </w:pPr>
      <w:r w:rsidRPr="00CB1F4D">
        <w:rPr>
          <w:rFonts w:cs="Arial"/>
        </w:rPr>
        <w:t>DFO. 2019.  Stock Assessment of Atlantic Cod (</w:t>
      </w:r>
      <w:r w:rsidRPr="00CB1F4D">
        <w:rPr>
          <w:rFonts w:cs="Arial"/>
          <w:i/>
          <w:iCs/>
        </w:rPr>
        <w:t xml:space="preserve">Gadus </w:t>
      </w:r>
      <w:proofErr w:type="spellStart"/>
      <w:r w:rsidRPr="00CB1F4D">
        <w:rPr>
          <w:rFonts w:cs="Arial"/>
          <w:i/>
          <w:iCs/>
        </w:rPr>
        <w:t>morhua</w:t>
      </w:r>
      <w:proofErr w:type="spellEnd"/>
      <w:r w:rsidRPr="00CB1F4D">
        <w:rPr>
          <w:rFonts w:cs="Arial"/>
        </w:rPr>
        <w:t xml:space="preserve">) in NAFO Divisions 4X5Y. DFO Can. Sci. Advis. Sec. Sci. Advis. Rep. 2019/015. </w:t>
      </w:r>
    </w:p>
    <w:p w14:paraId="1E158595" w14:textId="5D072D1B" w:rsidR="006B56FD" w:rsidRPr="00CB1F4D" w:rsidRDefault="006B56FD" w:rsidP="00BE2D7C">
      <w:pPr>
        <w:pStyle w:val="BodyText"/>
        <w:spacing w:before="0"/>
        <w:rPr>
          <w:rFonts w:cs="Arial"/>
        </w:rPr>
      </w:pPr>
      <w:r w:rsidRPr="00CB1F4D">
        <w:rPr>
          <w:rFonts w:cs="Arial"/>
        </w:rPr>
        <w:t>DFO. 2023. Science advice on guidance for limit reference points under the fish stocks provisions. DFO Can. Sci. Advis. Sec. Sci. Advis. Rep. 2023/009.</w:t>
      </w:r>
    </w:p>
    <w:p w14:paraId="7B7934F0" w14:textId="19AFB5EF" w:rsidR="00EC6F26" w:rsidRPr="00CB1F4D" w:rsidRDefault="00713784" w:rsidP="00BE2D7C">
      <w:pPr>
        <w:pStyle w:val="BodyText"/>
        <w:spacing w:before="0"/>
        <w:rPr>
          <w:rFonts w:cs="Arial"/>
        </w:rPr>
      </w:pPr>
      <w:r w:rsidRPr="00CB1F4D">
        <w:rPr>
          <w:rFonts w:cs="Arial"/>
        </w:rPr>
        <w:t>Fasola</w:t>
      </w:r>
      <w:r w:rsidR="00356098" w:rsidRPr="00CB1F4D">
        <w:rPr>
          <w:rFonts w:cs="Arial"/>
        </w:rPr>
        <w:t>,</w:t>
      </w:r>
      <w:r w:rsidRPr="00CB1F4D">
        <w:rPr>
          <w:rFonts w:cs="Arial"/>
        </w:rPr>
        <w:t xml:space="preserve"> S</w:t>
      </w:r>
      <w:r w:rsidR="00356098" w:rsidRPr="00CB1F4D">
        <w:rPr>
          <w:rFonts w:cs="Arial"/>
        </w:rPr>
        <w:t>.</w:t>
      </w:r>
      <w:r w:rsidRPr="00CB1F4D">
        <w:rPr>
          <w:rFonts w:cs="Arial"/>
        </w:rPr>
        <w:t>, Muggeo</w:t>
      </w:r>
      <w:r w:rsidR="00356098" w:rsidRPr="00CB1F4D">
        <w:rPr>
          <w:rFonts w:cs="Arial"/>
        </w:rPr>
        <w:t>,</w:t>
      </w:r>
      <w:r w:rsidRPr="00CB1F4D">
        <w:rPr>
          <w:rFonts w:cs="Arial"/>
        </w:rPr>
        <w:t xml:space="preserve"> V</w:t>
      </w:r>
      <w:r w:rsidR="00356098" w:rsidRPr="00CB1F4D">
        <w:rPr>
          <w:rFonts w:cs="Arial"/>
        </w:rPr>
        <w:t>.</w:t>
      </w:r>
      <w:r w:rsidRPr="00CB1F4D">
        <w:rPr>
          <w:rFonts w:cs="Arial"/>
        </w:rPr>
        <w:t>M</w:t>
      </w:r>
      <w:r w:rsidR="00356098" w:rsidRPr="00CB1F4D">
        <w:rPr>
          <w:rFonts w:cs="Arial"/>
        </w:rPr>
        <w:t>.</w:t>
      </w:r>
      <w:r w:rsidRPr="00CB1F4D">
        <w:rPr>
          <w:rFonts w:cs="Arial"/>
        </w:rPr>
        <w:t xml:space="preserve">, </w:t>
      </w:r>
      <w:r w:rsidR="00356098" w:rsidRPr="00CB1F4D">
        <w:rPr>
          <w:rFonts w:cs="Arial"/>
        </w:rPr>
        <w:t xml:space="preserve">and </w:t>
      </w:r>
      <w:proofErr w:type="spellStart"/>
      <w:r w:rsidRPr="00CB1F4D">
        <w:rPr>
          <w:rFonts w:cs="Arial"/>
        </w:rPr>
        <w:t>Kuchenhoff</w:t>
      </w:r>
      <w:proofErr w:type="spellEnd"/>
      <w:r w:rsidR="00356098" w:rsidRPr="00CB1F4D">
        <w:rPr>
          <w:rFonts w:cs="Arial"/>
        </w:rPr>
        <w:t>,</w:t>
      </w:r>
      <w:r w:rsidRPr="00CB1F4D">
        <w:rPr>
          <w:rFonts w:cs="Arial"/>
        </w:rPr>
        <w:t xml:space="preserve"> H</w:t>
      </w:r>
      <w:r w:rsidR="00356098" w:rsidRPr="00CB1F4D">
        <w:rPr>
          <w:rFonts w:cs="Arial"/>
        </w:rPr>
        <w:t>.</w:t>
      </w:r>
      <w:r w:rsidRPr="00CB1F4D">
        <w:rPr>
          <w:rFonts w:cs="Arial"/>
        </w:rPr>
        <w:t xml:space="preserve"> 2018. A heuristic, iterative algorithm for change-point detection in abrupt change models. Computational Statistics, 33(2), 997-1015.</w:t>
      </w:r>
    </w:p>
    <w:p w14:paraId="0A668E86" w14:textId="41865F7E" w:rsidR="005B1F57" w:rsidRPr="00CB1F4D" w:rsidRDefault="005B1F57" w:rsidP="00BE2D7C">
      <w:pPr>
        <w:pStyle w:val="BodyText"/>
        <w:spacing w:before="0"/>
        <w:rPr>
          <w:rFonts w:cs="Arial"/>
        </w:rPr>
      </w:pPr>
      <w:r w:rsidRPr="00CB1F4D">
        <w:rPr>
          <w:rFonts w:cs="Arial"/>
        </w:rPr>
        <w:t xml:space="preserve">Hilborn, </w:t>
      </w:r>
      <w:r w:rsidR="00EC6F26" w:rsidRPr="00CB1F4D">
        <w:rPr>
          <w:rFonts w:cs="Arial"/>
        </w:rPr>
        <w:t xml:space="preserve">R., </w:t>
      </w:r>
      <w:r w:rsidRPr="00CB1F4D">
        <w:rPr>
          <w:rFonts w:cs="Arial"/>
        </w:rPr>
        <w:t xml:space="preserve">Hively, </w:t>
      </w:r>
      <w:r w:rsidR="00EC6F26" w:rsidRPr="00CB1F4D">
        <w:rPr>
          <w:rFonts w:cs="Arial"/>
        </w:rPr>
        <w:t xml:space="preserve">D.J., </w:t>
      </w:r>
      <w:r w:rsidRPr="00CB1F4D">
        <w:rPr>
          <w:rFonts w:cs="Arial"/>
        </w:rPr>
        <w:t xml:space="preserve">Jensen, </w:t>
      </w:r>
      <w:r w:rsidR="00EC6F26" w:rsidRPr="00CB1F4D">
        <w:rPr>
          <w:rFonts w:cs="Arial"/>
        </w:rPr>
        <w:t xml:space="preserve">O.P., and </w:t>
      </w:r>
      <w:r w:rsidRPr="00CB1F4D">
        <w:rPr>
          <w:rFonts w:cs="Arial"/>
        </w:rPr>
        <w:t xml:space="preserve">Branch, </w:t>
      </w:r>
      <w:r w:rsidR="00EC6F26" w:rsidRPr="00CB1F4D">
        <w:rPr>
          <w:rFonts w:cs="Arial"/>
        </w:rPr>
        <w:t xml:space="preserve">T.A. 2014. </w:t>
      </w:r>
      <w:r w:rsidRPr="00CB1F4D">
        <w:rPr>
          <w:rFonts w:cs="Arial"/>
        </w:rPr>
        <w:t>The dynamics of fish populations at low abundance and prospects for rebuilding and recovery, ICES Journal of Marine Science</w:t>
      </w:r>
      <w:r w:rsidR="00EC6F26" w:rsidRPr="00CB1F4D">
        <w:rPr>
          <w:rFonts w:cs="Arial"/>
        </w:rPr>
        <w:t>; 71,8, 2141-</w:t>
      </w:r>
      <w:r w:rsidRPr="00CB1F4D">
        <w:rPr>
          <w:rFonts w:cs="Arial"/>
        </w:rPr>
        <w:t>2151, </w:t>
      </w:r>
      <w:hyperlink r:id="rId17" w:history="1">
        <w:r w:rsidRPr="00CB1F4D">
          <w:rPr>
            <w:rFonts w:cs="Arial"/>
          </w:rPr>
          <w:t>https://doi.org/10.1093/icesjms/fsu035</w:t>
        </w:r>
      </w:hyperlink>
    </w:p>
    <w:p w14:paraId="13366243" w14:textId="4E8D5CEC" w:rsidR="00A43D18" w:rsidRPr="00CB1F4D" w:rsidRDefault="00A43D18" w:rsidP="00BE2D7C">
      <w:pPr>
        <w:pStyle w:val="BodyText"/>
        <w:spacing w:before="0"/>
        <w:rPr>
          <w:rFonts w:cs="Arial"/>
        </w:rPr>
      </w:pPr>
      <w:r w:rsidRPr="00CB1F4D">
        <w:rPr>
          <w:rFonts w:cs="Arial"/>
        </w:rPr>
        <w:t xml:space="preserve">Hutchings, J.A., </w:t>
      </w:r>
      <w:r w:rsidR="00356098" w:rsidRPr="00CB1F4D">
        <w:rPr>
          <w:rFonts w:cs="Arial"/>
        </w:rPr>
        <w:t>and</w:t>
      </w:r>
      <w:r w:rsidRPr="00CB1F4D">
        <w:rPr>
          <w:rFonts w:cs="Arial"/>
        </w:rPr>
        <w:t xml:space="preserve"> Rangeley, R.W. 2011. Correlates of recovery for Canadian Atlantic cod (</w:t>
      </w:r>
      <w:r w:rsidRPr="00CB1F4D">
        <w:rPr>
          <w:rFonts w:cs="Arial"/>
          <w:i/>
          <w:iCs/>
        </w:rPr>
        <w:t xml:space="preserve">Gadus </w:t>
      </w:r>
      <w:proofErr w:type="spellStart"/>
      <w:r w:rsidRPr="00CB1F4D">
        <w:rPr>
          <w:rFonts w:cs="Arial"/>
          <w:i/>
          <w:iCs/>
        </w:rPr>
        <w:t>morhua</w:t>
      </w:r>
      <w:proofErr w:type="spellEnd"/>
      <w:r w:rsidRPr="00CB1F4D">
        <w:rPr>
          <w:rFonts w:cs="Arial"/>
        </w:rPr>
        <w:t xml:space="preserve">). Canadian Journal of Zoology, 89(5), 386–400. </w:t>
      </w:r>
      <w:hyperlink r:id="rId18" w:history="1">
        <w:r w:rsidR="006B56FD" w:rsidRPr="00CB1F4D">
          <w:rPr>
            <w:rStyle w:val="Hyperlink"/>
            <w:rFonts w:cs="Arial"/>
            <w:color w:val="auto"/>
            <w:u w:val="none"/>
          </w:rPr>
          <w:t>https://doi.org/10.1139/Z11-022</w:t>
        </w:r>
      </w:hyperlink>
    </w:p>
    <w:p w14:paraId="5C6CACE4" w14:textId="6329CEAD" w:rsidR="006B56FD" w:rsidRPr="00CB1F4D" w:rsidRDefault="006B56FD" w:rsidP="00BE2D7C">
      <w:pPr>
        <w:pStyle w:val="BodyText"/>
        <w:spacing w:before="0"/>
        <w:rPr>
          <w:rFonts w:cs="Arial"/>
        </w:rPr>
      </w:pPr>
      <w:r w:rsidRPr="00CB1F4D">
        <w:rPr>
          <w:rFonts w:cs="Arial"/>
        </w:rPr>
        <w:t>Hutchings, J.A. 2014. Renaissance of a caveat: Allee effects in marine fish. ICES Journal of Marine Science, 71(8), 2152–2157. https://doi.org/10.1093/icesjms/fst179</w:t>
      </w:r>
    </w:p>
    <w:p w14:paraId="1B764FEC" w14:textId="77777777" w:rsidR="005B1F57" w:rsidRPr="00CB1F4D" w:rsidRDefault="005B1F57" w:rsidP="00BE2D7C">
      <w:pPr>
        <w:pStyle w:val="BodyText"/>
        <w:spacing w:before="0"/>
        <w:rPr>
          <w:rFonts w:cs="Arial"/>
        </w:rPr>
      </w:pPr>
      <w:r w:rsidRPr="00CB1F4D">
        <w:rPr>
          <w:rFonts w:cs="Arial"/>
        </w:rPr>
        <w:t>Hutchings, J.A. 2015. Thresholds for impaired species recovery. Proc. R. Soc. B Biol. Sci. 282(1809). doi:10.1098/rspb.2015.0654.</w:t>
      </w:r>
    </w:p>
    <w:p w14:paraId="24E4CEC7" w14:textId="77777777" w:rsidR="005B1F57" w:rsidRPr="00CB1F4D" w:rsidRDefault="005B1F57" w:rsidP="00BE2D7C">
      <w:pPr>
        <w:pStyle w:val="BodyText"/>
        <w:spacing w:before="0"/>
        <w:rPr>
          <w:rFonts w:cs="Arial"/>
        </w:rPr>
      </w:pPr>
      <w:r w:rsidRPr="00CB1F4D">
        <w:rPr>
          <w:rFonts w:cs="Arial"/>
        </w:rPr>
        <w:t xml:space="preserve">Keith, D.M., and Hutchings, J.A. 2012. Population dynamics of marine fishes at low abundance. Can. J. Fish. </w:t>
      </w:r>
      <w:proofErr w:type="spellStart"/>
      <w:r w:rsidRPr="00CB1F4D">
        <w:rPr>
          <w:rFonts w:cs="Arial"/>
        </w:rPr>
        <w:t>Aquat</w:t>
      </w:r>
      <w:proofErr w:type="spellEnd"/>
      <w:r w:rsidRPr="00CB1F4D">
        <w:rPr>
          <w:rFonts w:cs="Arial"/>
        </w:rPr>
        <w:t>. Sci. 69(7): 1150–1163. doi:10.1139/F2012-055.</w:t>
      </w:r>
    </w:p>
    <w:p w14:paraId="18909E27" w14:textId="464B739A" w:rsidR="000C432C" w:rsidRPr="00CB1F4D" w:rsidRDefault="000C432C" w:rsidP="00BE2D7C">
      <w:pPr>
        <w:pStyle w:val="BodyText"/>
        <w:spacing w:before="0"/>
        <w:rPr>
          <w:rFonts w:cs="Arial"/>
        </w:rPr>
      </w:pPr>
      <w:r w:rsidRPr="00CB1F4D">
        <w:rPr>
          <w:rFonts w:cs="Arial"/>
        </w:rPr>
        <w:t>Keith</w:t>
      </w:r>
      <w:r w:rsidR="00356098" w:rsidRPr="00CB1F4D">
        <w:rPr>
          <w:rFonts w:cs="Arial"/>
        </w:rPr>
        <w:t>,</w:t>
      </w:r>
      <w:r w:rsidRPr="00CB1F4D">
        <w:rPr>
          <w:rFonts w:cs="Arial"/>
        </w:rPr>
        <w:t xml:space="preserve"> D</w:t>
      </w:r>
      <w:r w:rsidR="00356098" w:rsidRPr="00CB1F4D">
        <w:rPr>
          <w:rFonts w:cs="Arial"/>
        </w:rPr>
        <w:t>.</w:t>
      </w:r>
      <w:r w:rsidRPr="00CB1F4D">
        <w:rPr>
          <w:rFonts w:cs="Arial"/>
        </w:rPr>
        <w:t>M</w:t>
      </w:r>
      <w:r w:rsidR="00356098" w:rsidRPr="00CB1F4D">
        <w:rPr>
          <w:rFonts w:cs="Arial"/>
        </w:rPr>
        <w:t>.</w:t>
      </w:r>
      <w:r w:rsidRPr="00CB1F4D">
        <w:rPr>
          <w:rFonts w:cs="Arial"/>
        </w:rPr>
        <w:t>, Bowlby</w:t>
      </w:r>
      <w:r w:rsidR="00356098" w:rsidRPr="00CB1F4D">
        <w:rPr>
          <w:rFonts w:cs="Arial"/>
        </w:rPr>
        <w:t>,</w:t>
      </w:r>
      <w:r w:rsidRPr="00CB1F4D">
        <w:rPr>
          <w:rFonts w:cs="Arial"/>
        </w:rPr>
        <w:t xml:space="preserve"> H</w:t>
      </w:r>
      <w:r w:rsidR="00356098" w:rsidRPr="00CB1F4D">
        <w:rPr>
          <w:rFonts w:cs="Arial"/>
        </w:rPr>
        <w:t>.</w:t>
      </w:r>
      <w:r w:rsidRPr="00CB1F4D">
        <w:rPr>
          <w:rFonts w:cs="Arial"/>
        </w:rPr>
        <w:t>D</w:t>
      </w:r>
      <w:r w:rsidR="00356098" w:rsidRPr="00CB1F4D">
        <w:rPr>
          <w:rFonts w:cs="Arial"/>
        </w:rPr>
        <w:t>.</w:t>
      </w:r>
      <w:r w:rsidRPr="00CB1F4D">
        <w:rPr>
          <w:rFonts w:cs="Arial"/>
        </w:rPr>
        <w:t xml:space="preserve">, </w:t>
      </w:r>
      <w:proofErr w:type="spellStart"/>
      <w:r w:rsidRPr="00CB1F4D">
        <w:rPr>
          <w:rFonts w:cs="Arial"/>
        </w:rPr>
        <w:t>Albouy</w:t>
      </w:r>
      <w:proofErr w:type="spellEnd"/>
      <w:r w:rsidR="00356098" w:rsidRPr="00CB1F4D">
        <w:rPr>
          <w:rFonts w:cs="Arial"/>
        </w:rPr>
        <w:t>,</w:t>
      </w:r>
      <w:r w:rsidRPr="00CB1F4D">
        <w:rPr>
          <w:rFonts w:cs="Arial"/>
        </w:rPr>
        <w:t xml:space="preserve"> C</w:t>
      </w:r>
      <w:r w:rsidR="00356098" w:rsidRPr="00CB1F4D">
        <w:rPr>
          <w:rFonts w:cs="Arial"/>
        </w:rPr>
        <w:t>.</w:t>
      </w:r>
      <w:r w:rsidRPr="00CB1F4D">
        <w:rPr>
          <w:rFonts w:cs="Arial"/>
        </w:rPr>
        <w:t>, Auber</w:t>
      </w:r>
      <w:r w:rsidR="00356098" w:rsidRPr="00CB1F4D">
        <w:rPr>
          <w:rFonts w:cs="Arial"/>
        </w:rPr>
        <w:t>,</w:t>
      </w:r>
      <w:r w:rsidRPr="00CB1F4D">
        <w:rPr>
          <w:rFonts w:cs="Arial"/>
        </w:rPr>
        <w:t xml:space="preserve"> A</w:t>
      </w:r>
      <w:r w:rsidR="00356098" w:rsidRPr="00CB1F4D">
        <w:rPr>
          <w:rFonts w:cs="Arial"/>
        </w:rPr>
        <w:t>.</w:t>
      </w:r>
      <w:r w:rsidRPr="00CB1F4D">
        <w:rPr>
          <w:rFonts w:cs="Arial"/>
        </w:rPr>
        <w:t>, Baribeau</w:t>
      </w:r>
      <w:r w:rsidR="00356098" w:rsidRPr="00CB1F4D">
        <w:rPr>
          <w:rFonts w:cs="Arial"/>
        </w:rPr>
        <w:t>,</w:t>
      </w:r>
      <w:r w:rsidRPr="00CB1F4D">
        <w:rPr>
          <w:rFonts w:cs="Arial"/>
        </w:rPr>
        <w:t xml:space="preserve"> D</w:t>
      </w:r>
      <w:r w:rsidR="00356098" w:rsidRPr="00CB1F4D">
        <w:rPr>
          <w:rFonts w:cs="Arial"/>
        </w:rPr>
        <w:t>.</w:t>
      </w:r>
      <w:r w:rsidRPr="00CB1F4D">
        <w:rPr>
          <w:rFonts w:cs="Arial"/>
        </w:rPr>
        <w:t>M</w:t>
      </w:r>
      <w:r w:rsidR="00356098" w:rsidRPr="00CB1F4D">
        <w:rPr>
          <w:rFonts w:cs="Arial"/>
        </w:rPr>
        <w:t>.</w:t>
      </w:r>
      <w:r w:rsidRPr="00CB1F4D">
        <w:rPr>
          <w:rFonts w:cs="Arial"/>
        </w:rPr>
        <w:t>, Boyce</w:t>
      </w:r>
      <w:r w:rsidR="00356098" w:rsidRPr="00CB1F4D">
        <w:rPr>
          <w:rFonts w:cs="Arial"/>
        </w:rPr>
        <w:t>,</w:t>
      </w:r>
      <w:r w:rsidRPr="00CB1F4D">
        <w:rPr>
          <w:rFonts w:cs="Arial"/>
        </w:rPr>
        <w:t xml:space="preserve"> D</w:t>
      </w:r>
      <w:r w:rsidR="00356098" w:rsidRPr="00CB1F4D">
        <w:rPr>
          <w:rFonts w:cs="Arial"/>
        </w:rPr>
        <w:t>.</w:t>
      </w:r>
      <w:r w:rsidRPr="00CB1F4D">
        <w:rPr>
          <w:rFonts w:cs="Arial"/>
        </w:rPr>
        <w:t>G</w:t>
      </w:r>
      <w:r w:rsidR="00356098" w:rsidRPr="00CB1F4D">
        <w:rPr>
          <w:rFonts w:cs="Arial"/>
        </w:rPr>
        <w:t>.</w:t>
      </w:r>
      <w:r w:rsidRPr="00CB1F4D">
        <w:rPr>
          <w:rFonts w:cs="Arial"/>
        </w:rPr>
        <w:t xml:space="preserve">, et al. 2026 Demographics and recovery potential of exploited marine </w:t>
      </w:r>
      <w:proofErr w:type="spellStart"/>
      <w:r w:rsidRPr="00CB1F4D">
        <w:rPr>
          <w:rFonts w:cs="Arial"/>
        </w:rPr>
        <w:t>teleosts</w:t>
      </w:r>
      <w:proofErr w:type="spellEnd"/>
      <w:r w:rsidRPr="00CB1F4D">
        <w:rPr>
          <w:rFonts w:cs="Arial"/>
        </w:rPr>
        <w:t xml:space="preserve">. </w:t>
      </w:r>
      <w:proofErr w:type="spellStart"/>
      <w:r w:rsidRPr="00CB1F4D">
        <w:rPr>
          <w:rFonts w:cs="Arial"/>
        </w:rPr>
        <w:t>PLoS</w:t>
      </w:r>
      <w:proofErr w:type="spellEnd"/>
      <w:r w:rsidRPr="00CB1F4D">
        <w:rPr>
          <w:rFonts w:cs="Arial"/>
        </w:rPr>
        <w:t xml:space="preserve"> One 21(1): e0340369. https://doi.org/10.1371/journal. pone.0340369</w:t>
      </w:r>
    </w:p>
    <w:p w14:paraId="0AAA455E" w14:textId="0BF8AA63" w:rsidR="00BA0B85" w:rsidRPr="00CB1F4D" w:rsidRDefault="00BA0B85" w:rsidP="00BE2D7C">
      <w:pPr>
        <w:pStyle w:val="BodyText"/>
        <w:spacing w:before="0"/>
        <w:rPr>
          <w:rFonts w:cs="Arial"/>
        </w:rPr>
      </w:pPr>
      <w:r w:rsidRPr="00CB1F4D">
        <w:rPr>
          <w:rFonts w:cs="Arial"/>
        </w:rPr>
        <w:t xml:space="preserve">Kuparinen, A., Keith, D.M., </w:t>
      </w:r>
      <w:r w:rsidR="00356098" w:rsidRPr="00CB1F4D">
        <w:rPr>
          <w:rFonts w:cs="Arial"/>
        </w:rPr>
        <w:t>and</w:t>
      </w:r>
      <w:r w:rsidRPr="00CB1F4D">
        <w:rPr>
          <w:rFonts w:cs="Arial"/>
        </w:rPr>
        <w:t xml:space="preserve"> Hutchings, J A. 2014. Allee effect and the uncertainty of population recovery. Conservation Biology, 28(3), 790–798. </w:t>
      </w:r>
      <w:hyperlink r:id="rId19" w:history="1">
        <w:r w:rsidR="006B56FD" w:rsidRPr="00CB1F4D">
          <w:rPr>
            <w:rStyle w:val="Hyperlink"/>
            <w:rFonts w:cs="Arial"/>
            <w:color w:val="auto"/>
            <w:u w:val="none"/>
          </w:rPr>
          <w:t>https://doi.org/10.1111/cobi.12216</w:t>
        </w:r>
      </w:hyperlink>
    </w:p>
    <w:p w14:paraId="1F2CEAB9" w14:textId="63258072" w:rsidR="006B56FD" w:rsidRPr="00CB1F4D" w:rsidRDefault="006B56FD" w:rsidP="00BE2D7C">
      <w:pPr>
        <w:pStyle w:val="BodyText"/>
        <w:spacing w:before="0"/>
        <w:rPr>
          <w:rFonts w:cs="Arial"/>
        </w:rPr>
      </w:pPr>
      <w:r w:rsidRPr="00CB1F4D">
        <w:rPr>
          <w:rFonts w:cs="Arial"/>
        </w:rPr>
        <w:t xml:space="preserve">Liermann, M., and Hilborn, R. 1997. Depensation in fish stocks: a hierarchic Bayesian meta-analysis. Can. J. Fish. </w:t>
      </w:r>
      <w:proofErr w:type="spellStart"/>
      <w:r w:rsidRPr="00CB1F4D">
        <w:rPr>
          <w:rFonts w:cs="Arial"/>
        </w:rPr>
        <w:t>Aquat</w:t>
      </w:r>
      <w:proofErr w:type="spellEnd"/>
      <w:r w:rsidRPr="00CB1F4D">
        <w:rPr>
          <w:rFonts w:cs="Arial"/>
        </w:rPr>
        <w:t>. Sci. 54(9):1976–1984. doi:10.1139/cjfas-54-9-1976.</w:t>
      </w:r>
    </w:p>
    <w:p w14:paraId="431315A9" w14:textId="77777777" w:rsidR="00E8572F" w:rsidRPr="00CB1F4D" w:rsidRDefault="00E8572F" w:rsidP="00BE2D7C">
      <w:pPr>
        <w:pStyle w:val="BodyText"/>
        <w:spacing w:before="0"/>
        <w:rPr>
          <w:rFonts w:cs="Arial"/>
        </w:rPr>
      </w:pPr>
      <w:r w:rsidRPr="00CB1F4D">
        <w:rPr>
          <w:rFonts w:cs="Arial"/>
        </w:rPr>
        <w:lastRenderedPageBreak/>
        <w:t xml:space="preserve">Minto, C., Myers, R. A., and Blanchard, W. 2008. Survival variability and population density </w:t>
      </w:r>
      <w:proofErr w:type="spellStart"/>
      <w:r w:rsidRPr="00CB1F4D">
        <w:rPr>
          <w:rFonts w:cs="Arial"/>
        </w:rPr>
        <w:t>infish</w:t>
      </w:r>
      <w:proofErr w:type="spellEnd"/>
      <w:r w:rsidRPr="00CB1F4D">
        <w:rPr>
          <w:rFonts w:cs="Arial"/>
        </w:rPr>
        <w:t xml:space="preserve"> populations. Nature, 452: 344–347</w:t>
      </w:r>
    </w:p>
    <w:p w14:paraId="0FE1F12B" w14:textId="6E0D5ED0" w:rsidR="00E8572F" w:rsidRPr="00CB1F4D" w:rsidRDefault="00E8572F" w:rsidP="00BE2D7C">
      <w:pPr>
        <w:pStyle w:val="BodyText"/>
        <w:spacing w:before="0"/>
        <w:rPr>
          <w:rFonts w:cs="Arial"/>
        </w:rPr>
      </w:pPr>
      <w:r w:rsidRPr="00CB1F4D">
        <w:rPr>
          <w:rFonts w:cs="Arial"/>
        </w:rPr>
        <w:t xml:space="preserve">Mohn, R.K., and Rowe, S. 2012. Recovery Potential Assessment for the Laurentian South </w:t>
      </w:r>
      <w:proofErr w:type="spellStart"/>
      <w:r w:rsidRPr="00CB1F4D">
        <w:rPr>
          <w:rFonts w:cs="Arial"/>
        </w:rPr>
        <w:t>Designatable</w:t>
      </w:r>
      <w:proofErr w:type="spellEnd"/>
      <w:r w:rsidRPr="00CB1F4D">
        <w:rPr>
          <w:rFonts w:cs="Arial"/>
        </w:rPr>
        <w:t xml:space="preserve"> Unit of Atlantic Cod (</w:t>
      </w:r>
      <w:r w:rsidRPr="00CB1F4D">
        <w:rPr>
          <w:rFonts w:cs="Arial"/>
          <w:i/>
          <w:iCs/>
        </w:rPr>
        <w:t xml:space="preserve">Gadus </w:t>
      </w:r>
      <w:proofErr w:type="spellStart"/>
      <w:r w:rsidRPr="00CB1F4D">
        <w:rPr>
          <w:rFonts w:cs="Arial"/>
          <w:i/>
          <w:iCs/>
        </w:rPr>
        <w:t>morhua</w:t>
      </w:r>
      <w:proofErr w:type="spellEnd"/>
      <w:r w:rsidRPr="00CB1F4D">
        <w:rPr>
          <w:rFonts w:cs="Arial"/>
        </w:rPr>
        <w:t>): The Eastern Scotian Shelf Cod Stock (NAFO Div. 4VsW). DFO Can. Sci. Advis. Sec. Res. Doc. 2011/138: viii + 71p.</w:t>
      </w:r>
    </w:p>
    <w:p w14:paraId="3BFA31A3" w14:textId="46FBF831" w:rsidR="006B56FD" w:rsidRPr="00CB1F4D" w:rsidRDefault="006B56FD" w:rsidP="00BE2D7C">
      <w:pPr>
        <w:pStyle w:val="BodyText"/>
        <w:spacing w:before="0"/>
        <w:rPr>
          <w:rFonts w:cs="Arial"/>
        </w:rPr>
      </w:pPr>
      <w:r w:rsidRPr="00CB1F4D">
        <w:rPr>
          <w:rFonts w:cs="Arial"/>
        </w:rPr>
        <w:t xml:space="preserve">Myers, R.A., Barrowman, N.J., Hutchings, J.A., and Rosenberg, A.A. 1995. Population dynamics of exploited fish stocks at low population levels. Science, 269(5227): 1106–1108. doi:10.1126/science.269.5227.1106. </w:t>
      </w:r>
    </w:p>
    <w:p w14:paraId="74DA8A16" w14:textId="4E32D9FF" w:rsidR="00EC6F26" w:rsidRPr="00CB1F4D" w:rsidRDefault="00EC6F26" w:rsidP="00BE2D7C">
      <w:pPr>
        <w:pStyle w:val="BodyText"/>
        <w:spacing w:before="0"/>
        <w:rPr>
          <w:rFonts w:cs="Arial"/>
        </w:rPr>
      </w:pPr>
      <w:r w:rsidRPr="00CB1F4D">
        <w:rPr>
          <w:rFonts w:cs="Arial"/>
        </w:rPr>
        <w:t>Nicholson, A. 1933. The balance of animal populations. J. Anim. Ecol. 2: 131–178</w:t>
      </w:r>
    </w:p>
    <w:p w14:paraId="6E198669" w14:textId="7082FFB8" w:rsidR="00EC6F26" w:rsidRPr="00CB1F4D" w:rsidRDefault="00EC6F26" w:rsidP="00BE2D7C">
      <w:pPr>
        <w:pStyle w:val="BodyText"/>
        <w:spacing w:before="0"/>
        <w:rPr>
          <w:rFonts w:cs="Arial"/>
        </w:rPr>
      </w:pPr>
      <w:r w:rsidRPr="00CB1F4D">
        <w:rPr>
          <w:rFonts w:cs="Arial"/>
        </w:rPr>
        <w:t>Neubauer, P., Jensen, O. P., Hutchings, J. A., and Baum, J. K. 2013. Resilience and recovery</w:t>
      </w:r>
      <w:r w:rsidR="0027360B" w:rsidRPr="00CB1F4D">
        <w:rPr>
          <w:rFonts w:cs="Arial"/>
        </w:rPr>
        <w:t xml:space="preserve"> </w:t>
      </w:r>
      <w:r w:rsidRPr="00CB1F4D">
        <w:rPr>
          <w:rFonts w:cs="Arial"/>
        </w:rPr>
        <w:t xml:space="preserve">of overexploited marine populations. Science, 340: 347–349. </w:t>
      </w:r>
    </w:p>
    <w:p w14:paraId="0266B6AD" w14:textId="2032B3FC" w:rsidR="00EC6F26" w:rsidRPr="00CB1F4D" w:rsidRDefault="00EC6F26" w:rsidP="00BE2D7C">
      <w:pPr>
        <w:pStyle w:val="BodyText"/>
        <w:spacing w:before="0"/>
        <w:rPr>
          <w:rFonts w:cs="Arial"/>
          <w:lang w:val="fr-FR"/>
        </w:rPr>
      </w:pPr>
      <w:proofErr w:type="spellStart"/>
      <w:r w:rsidRPr="00CB1F4D">
        <w:rPr>
          <w:rFonts w:cs="Arial"/>
        </w:rPr>
        <w:t>Neuenhoff</w:t>
      </w:r>
      <w:proofErr w:type="spellEnd"/>
      <w:r w:rsidRPr="00CB1F4D">
        <w:rPr>
          <w:rFonts w:cs="Arial"/>
        </w:rPr>
        <w:t xml:space="preserve">, R.D., Swain, D.P., Cox, S.P., </w:t>
      </w:r>
      <w:r w:rsidR="0027360B" w:rsidRPr="00CB1F4D">
        <w:rPr>
          <w:rFonts w:cs="Arial"/>
        </w:rPr>
        <w:t>McAllister</w:t>
      </w:r>
      <w:r w:rsidRPr="00CB1F4D">
        <w:rPr>
          <w:rFonts w:cs="Arial"/>
        </w:rPr>
        <w:t>, M.K., Trites, A.W., Walters, C.J., and</w:t>
      </w:r>
      <w:r w:rsidR="0027360B" w:rsidRPr="00CB1F4D">
        <w:rPr>
          <w:rFonts w:cs="Arial"/>
        </w:rPr>
        <w:t xml:space="preserve"> </w:t>
      </w:r>
      <w:r w:rsidRPr="00CB1F4D">
        <w:rPr>
          <w:rFonts w:cs="Arial"/>
        </w:rPr>
        <w:t xml:space="preserve">Hammill, M.O. 2019. Continued decline of a collapsed population of Atlantic Cod. Can. </w:t>
      </w:r>
      <w:proofErr w:type="spellStart"/>
      <w:r w:rsidRPr="00CB1F4D">
        <w:rPr>
          <w:rFonts w:cs="Arial"/>
        </w:rPr>
        <w:t>J.Fish</w:t>
      </w:r>
      <w:proofErr w:type="spellEnd"/>
      <w:r w:rsidRPr="00CB1F4D">
        <w:rPr>
          <w:rFonts w:cs="Arial"/>
        </w:rPr>
        <w:t xml:space="preserve">. </w:t>
      </w:r>
      <w:proofErr w:type="spellStart"/>
      <w:r w:rsidRPr="00CB1F4D">
        <w:rPr>
          <w:rFonts w:cs="Arial"/>
        </w:rPr>
        <w:t>Aquat</w:t>
      </w:r>
      <w:proofErr w:type="spellEnd"/>
      <w:r w:rsidRPr="00CB1F4D">
        <w:rPr>
          <w:rFonts w:cs="Arial"/>
        </w:rPr>
        <w:t xml:space="preserve">. </w:t>
      </w:r>
      <w:proofErr w:type="spellStart"/>
      <w:r w:rsidRPr="00CB1F4D">
        <w:rPr>
          <w:rFonts w:cs="Arial"/>
          <w:lang w:val="fr-FR"/>
        </w:rPr>
        <w:t>Sci</w:t>
      </w:r>
      <w:proofErr w:type="spellEnd"/>
      <w:r w:rsidRPr="00CB1F4D">
        <w:rPr>
          <w:rFonts w:cs="Arial"/>
          <w:lang w:val="fr-FR"/>
        </w:rPr>
        <w:t xml:space="preserve">. 76: 168–184 </w:t>
      </w:r>
    </w:p>
    <w:p w14:paraId="7E61F8BF" w14:textId="7B205ADD" w:rsidR="00E8572F" w:rsidRPr="00CB1F4D" w:rsidRDefault="00E8572F" w:rsidP="00BE2D7C">
      <w:pPr>
        <w:pStyle w:val="BodyText"/>
        <w:spacing w:before="0"/>
        <w:rPr>
          <w:rFonts w:cs="Arial"/>
        </w:rPr>
      </w:pPr>
      <w:r w:rsidRPr="00CB1F4D">
        <w:rPr>
          <w:rFonts w:cs="Arial"/>
          <w:lang w:val="fr-FR"/>
        </w:rPr>
        <w:t xml:space="preserve">Ouellette-Plante, J., Benoît, H.P., and Lussier, J.-F. 2025. </w:t>
      </w:r>
      <w:r w:rsidRPr="00CB1F4D">
        <w:rPr>
          <w:rFonts w:cs="Arial"/>
        </w:rPr>
        <w:t>The Status of the Northern Gulf of St. Lawrence (3Pn, 4RS) Atlantic Cod (</w:t>
      </w:r>
      <w:r w:rsidRPr="00CB1F4D">
        <w:rPr>
          <w:rFonts w:cs="Arial"/>
          <w:i/>
          <w:iCs/>
        </w:rPr>
        <w:t xml:space="preserve">Gadus </w:t>
      </w:r>
      <w:proofErr w:type="spellStart"/>
      <w:r w:rsidRPr="00CB1F4D">
        <w:rPr>
          <w:rFonts w:cs="Arial"/>
          <w:i/>
          <w:iCs/>
        </w:rPr>
        <w:t>morhua</w:t>
      </w:r>
      <w:proofErr w:type="spellEnd"/>
      <w:r w:rsidRPr="00CB1F4D">
        <w:rPr>
          <w:rFonts w:cs="Arial"/>
        </w:rPr>
        <w:t>) Stock in 2022. DFO Can. Sci. Advis. Sec. Res. Doc. 2025/039. xx + 244 p.</w:t>
      </w:r>
    </w:p>
    <w:p w14:paraId="1BBF304B" w14:textId="6CDF8D6E" w:rsidR="006B56FD" w:rsidRPr="00CB1F4D" w:rsidRDefault="006B56FD" w:rsidP="00BE2D7C">
      <w:pPr>
        <w:pStyle w:val="BodyText"/>
        <w:spacing w:before="0"/>
        <w:rPr>
          <w:rFonts w:cs="Arial"/>
        </w:rPr>
      </w:pPr>
      <w:r w:rsidRPr="00CB1F4D">
        <w:rPr>
          <w:rFonts w:cs="Arial"/>
        </w:rPr>
        <w:t>Perälä, T, Hutchings, J.A., and Kuparinen, A. 2022. Allee effects and the Allee-effect zone in northwest Atlantic cod. Biol. Lett. 18(2): 20210439. doi:10.1098/rsbl.2021.0439</w:t>
      </w:r>
    </w:p>
    <w:p w14:paraId="5005E348" w14:textId="3D81854C" w:rsidR="004D3620" w:rsidRPr="00CB1F4D" w:rsidRDefault="004D3620" w:rsidP="00034A87">
      <w:pPr>
        <w:pStyle w:val="BodyText"/>
        <w:rPr>
          <w:rFonts w:cs="Arial"/>
        </w:rPr>
      </w:pPr>
      <w:r w:rsidRPr="00CB1F4D">
        <w:rPr>
          <w:rFonts w:cs="Arial"/>
        </w:rPr>
        <w:t>R Core Team. 2021. R: A language and environment for statistical computing. R Foundation for Statistical Computing, Vienna, Austria. URL https://www.R-project.org/.</w:t>
      </w:r>
    </w:p>
    <w:p w14:paraId="78DD6B0D" w14:textId="026B77F9" w:rsidR="005B1F57" w:rsidRPr="00CB1F4D" w:rsidRDefault="00713784" w:rsidP="00BE2D7C">
      <w:pPr>
        <w:pStyle w:val="BodyText"/>
        <w:spacing w:before="0"/>
        <w:rPr>
          <w:rFonts w:cs="Arial"/>
        </w:rPr>
      </w:pPr>
      <w:r w:rsidRPr="00CB1F4D">
        <w:rPr>
          <w:rFonts w:cs="Arial"/>
        </w:rPr>
        <w:t>Ricard, D., Minto, C., Jensen, O.P. and Baum, J.K. (2012) Evaluating the knowledge base and status of commercially exploited marine species with the RAM Legacy Stock Assessment Database. Fish and Fisheries 13 (4) 380-398. DOI: </w:t>
      </w:r>
      <w:hyperlink r:id="rId20" w:history="1">
        <w:r w:rsidRPr="00CB1F4D">
          <w:rPr>
            <w:rFonts w:cs="Arial"/>
          </w:rPr>
          <w:t>10.1111/j.1467-2979.2011.00435.x</w:t>
        </w:r>
      </w:hyperlink>
    </w:p>
    <w:p w14:paraId="32DBDC05" w14:textId="77777777" w:rsidR="00E8572F" w:rsidRPr="00CB1F4D" w:rsidRDefault="00E8572F" w:rsidP="00BE2D7C">
      <w:pPr>
        <w:pStyle w:val="BodyText"/>
        <w:spacing w:before="0"/>
        <w:rPr>
          <w:rFonts w:cs="Arial"/>
        </w:rPr>
      </w:pPr>
      <w:proofErr w:type="spellStart"/>
      <w:r w:rsidRPr="00CB1F4D">
        <w:rPr>
          <w:rFonts w:cs="Arial"/>
        </w:rPr>
        <w:t>Schijns</w:t>
      </w:r>
      <w:proofErr w:type="spellEnd"/>
      <w:r w:rsidRPr="00CB1F4D">
        <w:rPr>
          <w:rFonts w:cs="Arial"/>
        </w:rPr>
        <w:t>, R., Froese, R., Hutchings, J.A., and Pauly, D. 2021. Five centuries of cod catches in Eastern Canada. ICES J. Mar. Sci. 78(8): 2675–2683. Oxford University Press. doi:10.1093/</w:t>
      </w:r>
      <w:proofErr w:type="spellStart"/>
      <w:r w:rsidRPr="00CB1F4D">
        <w:rPr>
          <w:rFonts w:cs="Arial"/>
        </w:rPr>
        <w:t>icesjms</w:t>
      </w:r>
      <w:proofErr w:type="spellEnd"/>
      <w:r w:rsidRPr="00CB1F4D">
        <w:rPr>
          <w:rFonts w:cs="Arial"/>
        </w:rPr>
        <w:t>/fsab153.</w:t>
      </w:r>
    </w:p>
    <w:p w14:paraId="37D7C6EF" w14:textId="33DDD829" w:rsidR="006B56FD" w:rsidRPr="00CB1F4D" w:rsidRDefault="006B56FD" w:rsidP="00BE2D7C">
      <w:pPr>
        <w:pStyle w:val="BodyText"/>
        <w:spacing w:before="0"/>
        <w:rPr>
          <w:rFonts w:cs="Arial"/>
        </w:rPr>
      </w:pPr>
      <w:r w:rsidRPr="00CB1F4D">
        <w:rPr>
          <w:rFonts w:cs="Arial"/>
        </w:rPr>
        <w:t>Shelton, P.A., and Rice, J.C. 2002. Limits to overfishing: reference points in the context of the Canadian perspective on the precautionary approach. DFO Can. Sci. Advis. Sec. Res. Doc. 2002/084. 29p.</w:t>
      </w:r>
    </w:p>
    <w:p w14:paraId="54FE308D" w14:textId="25665B1B" w:rsidR="00E8572F" w:rsidRPr="00CB1F4D" w:rsidRDefault="00E8572F" w:rsidP="00BE2D7C">
      <w:pPr>
        <w:pStyle w:val="BodyText"/>
        <w:spacing w:before="0"/>
        <w:rPr>
          <w:rFonts w:cs="Arial"/>
        </w:rPr>
      </w:pPr>
      <w:r w:rsidRPr="00CB1F4D">
        <w:rPr>
          <w:rFonts w:cs="Arial"/>
        </w:rPr>
        <w:t xml:space="preserve">Turcotte, F., McDermid, J.L., and Ricard, D. 2024. Scientific requirement for the rebuilding plan of southern Gulf of St. Lawrence (NAFO Division 4TVn) Atlantic Cod (Gadus </w:t>
      </w:r>
      <w:proofErr w:type="spellStart"/>
      <w:r w:rsidRPr="00CB1F4D">
        <w:rPr>
          <w:rFonts w:cs="Arial"/>
        </w:rPr>
        <w:t>morhua</w:t>
      </w:r>
      <w:proofErr w:type="spellEnd"/>
      <w:r w:rsidRPr="00CB1F4D">
        <w:rPr>
          <w:rFonts w:cs="Arial"/>
        </w:rPr>
        <w:t>). DFO Can. Sci. Advis. Sec. Res. Doc. 2024/053(July): iv + xx.</w:t>
      </w:r>
    </w:p>
    <w:p w14:paraId="791C4B53" w14:textId="4CC2949B" w:rsidR="00BA0B85" w:rsidRPr="00CB1F4D" w:rsidRDefault="00BA0B85" w:rsidP="00BE2D7C">
      <w:pPr>
        <w:pStyle w:val="BodyText"/>
        <w:spacing w:before="0"/>
        <w:rPr>
          <w:rFonts w:cs="Arial"/>
        </w:rPr>
      </w:pPr>
      <w:r w:rsidRPr="00CB1F4D">
        <w:rPr>
          <w:rFonts w:cs="Arial"/>
        </w:rPr>
        <w:t xml:space="preserve">Turcotte, F., McDermid, J L., Ricard, D., </w:t>
      </w:r>
      <w:r w:rsidR="00356098" w:rsidRPr="00CB1F4D">
        <w:rPr>
          <w:rFonts w:cs="Arial"/>
        </w:rPr>
        <w:t>and</w:t>
      </w:r>
      <w:r w:rsidRPr="00CB1F4D">
        <w:rPr>
          <w:rFonts w:cs="Arial"/>
        </w:rPr>
        <w:t xml:space="preserve"> Swain, D.P. 2026. Defining a biomass limit reference point under time-varying productivity: a case study of Atlantic cod in the southern Gulf of St. Lawrence, Canada. Canadian Journal of Fisheries and Aquatic Sciences, 83, 1–12. https://doi.org/10.1139/cjfas-2025-0147</w:t>
      </w:r>
    </w:p>
    <w:p w14:paraId="4A6DC5E7" w14:textId="379472A0" w:rsidR="00E8572F" w:rsidRPr="00CB1F4D" w:rsidRDefault="00E8572F" w:rsidP="00BE2D7C">
      <w:pPr>
        <w:pStyle w:val="BodyText"/>
        <w:spacing w:before="0"/>
        <w:rPr>
          <w:rFonts w:cs="Arial"/>
        </w:rPr>
      </w:pPr>
      <w:r w:rsidRPr="00CB1F4D">
        <w:rPr>
          <w:rFonts w:cs="Arial"/>
        </w:rPr>
        <w:t>Varkey, D., Wheeland, L.J., Regular, P., Rideout, R., Kumar, R., Rogers, B., and Vigneau, J. 2025. Analytical Assessment for the Status of Atlantic Cod (</w:t>
      </w:r>
      <w:r w:rsidRPr="00CB1F4D">
        <w:rPr>
          <w:rFonts w:cs="Arial"/>
          <w:i/>
          <w:iCs/>
        </w:rPr>
        <w:t xml:space="preserve">Gadus </w:t>
      </w:r>
      <w:proofErr w:type="spellStart"/>
      <w:r w:rsidRPr="00CB1F4D">
        <w:rPr>
          <w:rFonts w:cs="Arial"/>
          <w:i/>
          <w:iCs/>
        </w:rPr>
        <w:t>morhua</w:t>
      </w:r>
      <w:proofErr w:type="spellEnd"/>
      <w:r w:rsidRPr="00CB1F4D">
        <w:rPr>
          <w:rFonts w:cs="Arial"/>
        </w:rPr>
        <w:t>) Stock in NAFO Subdivision 3Ps in 2021. DFO Can. Sci. Advis. Sec. Res. Doc. 2025/043. iv + 48 p.</w:t>
      </w:r>
    </w:p>
    <w:p w14:paraId="710C6E74" w14:textId="297DC37F" w:rsidR="00860BD5" w:rsidRPr="00CB1F4D" w:rsidRDefault="00860BD5" w:rsidP="00BE2D7C">
      <w:pPr>
        <w:pStyle w:val="BodyText"/>
        <w:spacing w:before="0"/>
        <w:rPr>
          <w:rFonts w:cs="Arial"/>
        </w:rPr>
      </w:pPr>
      <w:r w:rsidRPr="00CB1F4D">
        <w:rPr>
          <w:rFonts w:cs="Arial"/>
        </w:rPr>
        <w:t xml:space="preserve">Walters, C.J., Hilborn, R., </w:t>
      </w:r>
      <w:r w:rsidR="00356098" w:rsidRPr="00CB1F4D">
        <w:rPr>
          <w:rFonts w:cs="Arial"/>
        </w:rPr>
        <w:t>and</w:t>
      </w:r>
      <w:r w:rsidRPr="00CB1F4D">
        <w:rPr>
          <w:rFonts w:cs="Arial"/>
        </w:rPr>
        <w:t xml:space="preserve"> Christensen, V. 2008. Surplus production dynamics in declining and recovering fish populations. Canadian Journal of Fisheries and Aquatic Sciences, 65(11), 2536–2551. https://doi.org/10.1139/F08-170</w:t>
      </w:r>
    </w:p>
    <w:p w14:paraId="254D1216" w14:textId="0519D41A" w:rsidR="00CD5F4B" w:rsidRPr="00CB1F4D" w:rsidRDefault="005B1F57" w:rsidP="00BE2D7C">
      <w:pPr>
        <w:pStyle w:val="BodyText"/>
        <w:spacing w:before="0"/>
        <w:rPr>
          <w:rFonts w:cs="Arial"/>
        </w:rPr>
      </w:pPr>
      <w:r w:rsidRPr="00CB1F4D">
        <w:rPr>
          <w:rFonts w:cs="Arial"/>
        </w:rPr>
        <w:lastRenderedPageBreak/>
        <w:t xml:space="preserve">Winter, A.M., Vasilyeva, N., and Vladimirov, A. 2023. Spawner weight and ocean temperature drive Allee effect dynamics in Atlantic cod, </w:t>
      </w:r>
      <w:r w:rsidRPr="00CB1F4D">
        <w:rPr>
          <w:rFonts w:cs="Arial"/>
          <w:i/>
          <w:iCs/>
        </w:rPr>
        <w:t xml:space="preserve">Gadus </w:t>
      </w:r>
      <w:proofErr w:type="spellStart"/>
      <w:r w:rsidRPr="00CB1F4D">
        <w:rPr>
          <w:rFonts w:cs="Arial"/>
          <w:i/>
          <w:iCs/>
        </w:rPr>
        <w:t>morhua</w:t>
      </w:r>
      <w:proofErr w:type="spellEnd"/>
      <w:r w:rsidRPr="00CB1F4D">
        <w:rPr>
          <w:rFonts w:cs="Arial"/>
        </w:rPr>
        <w:t xml:space="preserve">: inherent and emergent density regulation. </w:t>
      </w:r>
      <w:proofErr w:type="spellStart"/>
      <w:r w:rsidRPr="00CB1F4D">
        <w:rPr>
          <w:rFonts w:cs="Arial"/>
        </w:rPr>
        <w:t>Biogeosciences</w:t>
      </w:r>
      <w:proofErr w:type="spellEnd"/>
      <w:r w:rsidRPr="00CB1F4D">
        <w:rPr>
          <w:rFonts w:cs="Arial"/>
        </w:rPr>
        <w:t xml:space="preserve"> 20(17): 3683–3716. doi:10.5194/bg-20-3683-2023.</w:t>
      </w:r>
    </w:p>
    <w:sectPr w:rsidR="00CD5F4B" w:rsidRPr="00CB1F4D" w:rsidSect="009C390B">
      <w:headerReference w:type="even" r:id="rId21"/>
      <w:headerReference w:type="default" r:id="rId22"/>
      <w:headerReference w:type="first" r:id="rId23"/>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Barrett, Tim (DFO/MPO)" w:date="2026-05-12T10:57:00Z" w:initials="TB">
    <w:p w14:paraId="2D6B5DE5" w14:textId="6DEE910B" w:rsidR="0085563C" w:rsidRDefault="0085563C" w:rsidP="0085563C">
      <w:pPr>
        <w:pStyle w:val="CommentText"/>
      </w:pPr>
      <w:r>
        <w:rPr>
          <w:rStyle w:val="CommentReference"/>
        </w:rPr>
        <w:annotationRef/>
      </w:r>
      <w:r>
        <w:t>Add text to define how Allee threshold was defined - x-intercept of regression?</w:t>
      </w:r>
    </w:p>
  </w:comment>
  <w:comment w:id="4" w:author="Barrett, Tim (DFO/MPO)" w:date="2026-05-12T10:48:00Z" w:initials="TB">
    <w:p w14:paraId="726D8DA3" w14:textId="77777777" w:rsidR="009E0616" w:rsidRDefault="009E0616" w:rsidP="009E0616">
      <w:pPr>
        <w:pStyle w:val="CommentText"/>
      </w:pPr>
      <w:r>
        <w:rPr>
          <w:rStyle w:val="CommentReference"/>
        </w:rPr>
        <w:annotationRef/>
      </w:r>
      <w:r>
        <w:t>Add text around testing the significance of the slope.</w:t>
      </w:r>
    </w:p>
  </w:comment>
  <w:comment w:id="5" w:author="Turcotte, François (DFO/MPO)" w:date="2026-05-13T11:24:00Z" w:initials="FT">
    <w:p w14:paraId="35299B6E" w14:textId="77777777" w:rsidR="009764C9" w:rsidRDefault="009F7A7E" w:rsidP="009764C9">
      <w:pPr>
        <w:pStyle w:val="CommentText"/>
      </w:pPr>
      <w:r>
        <w:rPr>
          <w:rStyle w:val="CommentReference"/>
        </w:rPr>
        <w:annotationRef/>
      </w:r>
      <w:r w:rsidR="009764C9">
        <w:t>There is no table in this one check where is the data from</w:t>
      </w:r>
    </w:p>
  </w:comment>
  <w:comment w:id="8" w:author="Barrett, Tim (DFO/MPO)" w:date="2026-05-12T11:06:00Z" w:initials="TB">
    <w:p w14:paraId="10280CD8" w14:textId="181963BD" w:rsidR="009F7A7E" w:rsidRDefault="009F7A7E" w:rsidP="00787D8D">
      <w:pPr>
        <w:pStyle w:val="CommentText"/>
      </w:pPr>
      <w:r>
        <w:rPr>
          <w:rStyle w:val="CommentReference"/>
        </w:rPr>
        <w:annotationRef/>
      </w:r>
      <w:r>
        <w:t>Maybe footnote to say these are SSB?</w:t>
      </w:r>
    </w:p>
  </w:comment>
  <w:comment w:id="20" w:author="Barrett, Tim (DFO/MPO)" w:date="2026-05-12T11:14:00Z" w:initials="TB">
    <w:p w14:paraId="310E6222" w14:textId="6BC1F058" w:rsidR="00787D8D" w:rsidRDefault="00787D8D" w:rsidP="00787D8D">
      <w:pPr>
        <w:pStyle w:val="CommentText"/>
      </w:pPr>
      <w:r>
        <w:rPr>
          <w:rStyle w:val="CommentReference"/>
        </w:rPr>
        <w:annotationRef/>
      </w:r>
      <w:r>
        <w:t>Test for slope &gt; 0</w:t>
      </w:r>
    </w:p>
  </w:comment>
  <w:comment w:id="21" w:author="Barrett, Tim (DFO/MPO)" w:date="2026-05-12T11:16:00Z" w:initials="TB">
    <w:p w14:paraId="13C8F822" w14:textId="77777777" w:rsidR="00CC506F" w:rsidRDefault="00CC506F" w:rsidP="00B765FE">
      <w:pPr>
        <w:pStyle w:val="CommentText"/>
      </w:pPr>
      <w:r>
        <w:rPr>
          <w:rStyle w:val="CommentReference"/>
        </w:rPr>
        <w:annotationRef/>
      </w:r>
      <w:r>
        <w:t>Can we report ratio of allee threshold to Bmax and ratio of allee effect threshold to Bmax in this table. This are relevant ratios worth discussing and comparing to 0.1 - value used by Hilborn et al. 2014 and used by others as relevant threshold for allee effects</w:t>
      </w:r>
    </w:p>
  </w:comment>
  <w:comment w:id="22" w:author="Turcotte, François (DFO/MPO)" w:date="2026-05-13T14:48:00Z" w:initials="FT">
    <w:p w14:paraId="662345AA" w14:textId="77777777" w:rsidR="003A0E93" w:rsidRDefault="00524E7E" w:rsidP="003A0E93">
      <w:pPr>
        <w:pStyle w:val="CommentText"/>
      </w:pPr>
      <w:r>
        <w:rPr>
          <w:rStyle w:val="CommentReference"/>
        </w:rPr>
        <w:annotationRef/>
      </w:r>
      <w:r w:rsidR="003A0E93">
        <w:t>I added them but I am not 100% on them. These will vary based on biomass time series length versus exploitation and depletion history. Short time series where bmax is lower  will show higher allee threshold over bmax. I understand the appeal but I think it is more influenced by data limitations here. Let me know what you think, might be a discussion point?</w:t>
      </w:r>
    </w:p>
  </w:comment>
  <w:comment w:id="23" w:author="Barrett, Tim (DFO/MPO)" w:date="2026-05-12T11:14:00Z" w:initials="TB">
    <w:p w14:paraId="17585FD5" w14:textId="7A0EE8C3" w:rsidR="00CC506F" w:rsidRDefault="00CC506F" w:rsidP="00787D8D">
      <w:pPr>
        <w:pStyle w:val="CommentText"/>
      </w:pPr>
      <w:r>
        <w:rPr>
          <w:rStyle w:val="CommentReference"/>
        </w:rPr>
        <w:annotationRef/>
      </w:r>
      <w:r>
        <w:t>Strong allee effect</w:t>
      </w:r>
    </w:p>
  </w:comment>
  <w:comment w:id="24" w:author="Turcotte, François (DFO/MPO)" w:date="2026-05-13T14:48:00Z" w:initials="FT">
    <w:p w14:paraId="068E2941" w14:textId="77777777" w:rsidR="00524E7E" w:rsidRDefault="00524E7E" w:rsidP="00524E7E">
      <w:pPr>
        <w:pStyle w:val="CommentText"/>
      </w:pPr>
      <w:r>
        <w:rPr>
          <w:rStyle w:val="CommentReference"/>
        </w:rPr>
        <w:annotationRef/>
      </w:r>
      <w:r>
        <w:t>I suggest mentioning the strong allee effect and reporting the allee effect threshold / bmax in the text only</w:t>
      </w:r>
    </w:p>
  </w:comment>
  <w:comment w:id="34" w:author="Barrett, Tim (DFO/MPO)" w:date="2026-05-12T13:39:00Z" w:initials="TB">
    <w:p w14:paraId="6A9DC0B8" w14:textId="77777777" w:rsidR="00356098" w:rsidRDefault="00356098" w:rsidP="00356098">
      <w:pPr>
        <w:pStyle w:val="CommentText"/>
      </w:pPr>
      <w:r>
        <w:rPr>
          <w:rStyle w:val="CommentReference"/>
        </w:rPr>
        <w:annotationRef/>
      </w:r>
      <w:r>
        <w:t>Suggestion to remove text here and add to this paragraph where the allee effect threshold lies relative to the Bmax - proxy for B0. Is it higher or lower / better than default guidance of 0.2 B0.</w:t>
      </w:r>
    </w:p>
  </w:comment>
  <w:comment w:id="35" w:author="Turcotte, François (DFO/MPO)" w:date="2026-05-13T15:42:00Z" w:initials="FT">
    <w:p w14:paraId="7C16D7F7" w14:textId="77777777" w:rsidR="00000640" w:rsidRDefault="00000640" w:rsidP="00000640">
      <w:pPr>
        <w:pStyle w:val="CommentText"/>
      </w:pPr>
      <w:r>
        <w:rPr>
          <w:rStyle w:val="CommentReference"/>
        </w:rPr>
        <w:annotationRef/>
      </w:r>
      <w:r>
        <w:t>Range from 0.18 to 0.64. again, time series length and unobserved high biomass an issue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6B5DE5" w15:done="1"/>
  <w15:commentEx w15:paraId="726D8DA3" w15:done="1"/>
  <w15:commentEx w15:paraId="35299B6E" w15:done="0"/>
  <w15:commentEx w15:paraId="10280CD8" w15:done="1"/>
  <w15:commentEx w15:paraId="310E6222" w15:done="1"/>
  <w15:commentEx w15:paraId="13C8F822" w15:done="0"/>
  <w15:commentEx w15:paraId="662345AA" w15:paraIdParent="13C8F822" w15:done="0"/>
  <w15:commentEx w15:paraId="17585FD5" w15:done="0"/>
  <w15:commentEx w15:paraId="068E2941" w15:paraIdParent="17585FD5" w15:done="0"/>
  <w15:commentEx w15:paraId="6A9DC0B8" w15:done="0"/>
  <w15:commentEx w15:paraId="7C16D7F7" w15:paraIdParent="6A9DC0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EDC529" w16cex:dateUtc="2026-05-12T13:57:00Z"/>
  <w16cex:commentExtensible w16cex:durableId="4C14CE0D" w16cex:dateUtc="2026-05-12T13:48:00Z"/>
  <w16cex:commentExtensible w16cex:durableId="47C5A9B8" w16cex:dateUtc="2026-05-13T14:24:00Z"/>
  <w16cex:commentExtensible w16cex:durableId="39AE24E6" w16cex:dateUtc="2026-05-12T14:06:00Z"/>
  <w16cex:commentExtensible w16cex:durableId="53464EBB" w16cex:dateUtc="2026-05-12T14:14:00Z"/>
  <w16cex:commentExtensible w16cex:durableId="4EC822E3" w16cex:dateUtc="2026-05-12T14:16:00Z"/>
  <w16cex:commentExtensible w16cex:durableId="76F563C8" w16cex:dateUtc="2026-05-13T17:48:00Z"/>
  <w16cex:commentExtensible w16cex:durableId="6749FF64" w16cex:dateUtc="2026-05-12T14:14:00Z"/>
  <w16cex:commentExtensible w16cex:durableId="3495E817" w16cex:dateUtc="2026-05-13T17:48:00Z"/>
  <w16cex:commentExtensible w16cex:durableId="18D2E21E" w16cex:dateUtc="2026-05-12T16:39:00Z"/>
  <w16cex:commentExtensible w16cex:durableId="46712C42" w16cex:dateUtc="2026-05-13T1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6B5DE5" w16cid:durableId="5EEDC529"/>
  <w16cid:commentId w16cid:paraId="726D8DA3" w16cid:durableId="4C14CE0D"/>
  <w16cid:commentId w16cid:paraId="35299B6E" w16cid:durableId="47C5A9B8"/>
  <w16cid:commentId w16cid:paraId="10280CD8" w16cid:durableId="39AE24E6"/>
  <w16cid:commentId w16cid:paraId="310E6222" w16cid:durableId="53464EBB"/>
  <w16cid:commentId w16cid:paraId="13C8F822" w16cid:durableId="4EC822E3"/>
  <w16cid:commentId w16cid:paraId="662345AA" w16cid:durableId="76F563C8"/>
  <w16cid:commentId w16cid:paraId="17585FD5" w16cid:durableId="6749FF64"/>
  <w16cid:commentId w16cid:paraId="068E2941" w16cid:durableId="3495E817"/>
  <w16cid:commentId w16cid:paraId="6A9DC0B8" w16cid:durableId="18D2E21E"/>
  <w16cid:commentId w16cid:paraId="7C16D7F7" w16cid:durableId="46712C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88F78" w14:textId="77777777" w:rsidR="000E3896" w:rsidRDefault="000E3896" w:rsidP="00C23353">
      <w:pPr>
        <w:spacing w:after="0" w:line="240" w:lineRule="auto"/>
      </w:pPr>
      <w:r>
        <w:separator/>
      </w:r>
    </w:p>
  </w:endnote>
  <w:endnote w:type="continuationSeparator" w:id="0">
    <w:p w14:paraId="2E0C0783" w14:textId="77777777" w:rsidR="000E3896" w:rsidRDefault="000E3896" w:rsidP="00C23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B6FB4" w14:textId="77777777" w:rsidR="000E3896" w:rsidRDefault="000E3896" w:rsidP="00C23353">
      <w:pPr>
        <w:spacing w:after="0" w:line="240" w:lineRule="auto"/>
      </w:pPr>
      <w:r>
        <w:separator/>
      </w:r>
    </w:p>
  </w:footnote>
  <w:footnote w:type="continuationSeparator" w:id="0">
    <w:p w14:paraId="6B0BF679" w14:textId="77777777" w:rsidR="000E3896" w:rsidRDefault="000E3896" w:rsidP="00C233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5DAEF" w14:textId="77777777" w:rsidR="00C23353" w:rsidRDefault="00C23353">
    <w:pPr>
      <w:pStyle w:val="Header"/>
    </w:pPr>
    <w:r>
      <w:rPr>
        <w:noProof/>
      </w:rPr>
      <mc:AlternateContent>
        <mc:Choice Requires="wps">
          <w:drawing>
            <wp:anchor distT="0" distB="0" distL="0" distR="0" simplePos="0" relativeHeight="251659264" behindDoc="0" locked="0" layoutInCell="1" allowOverlap="1" wp14:anchorId="06EF4786" wp14:editId="179F15A0">
              <wp:simplePos x="635" y="635"/>
              <wp:positionH relativeFrom="page">
                <wp:align>right</wp:align>
              </wp:positionH>
              <wp:positionV relativeFrom="page">
                <wp:align>top</wp:align>
              </wp:positionV>
              <wp:extent cx="1916430" cy="405765"/>
              <wp:effectExtent l="0" t="0" r="0" b="13335"/>
              <wp:wrapNone/>
              <wp:docPr id="1325185859"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6434D1C4" w14:textId="77777777" w:rsidR="00C23353" w:rsidRPr="00C23353" w:rsidRDefault="00C23353" w:rsidP="00C23353">
                          <w:pPr>
                            <w:spacing w:after="0"/>
                            <w:rPr>
                              <w:rFonts w:ascii="Calibri" w:eastAsia="Calibri" w:hAnsi="Calibri" w:cs="Calibri"/>
                              <w:noProof/>
                              <w:color w:val="000000"/>
                            </w:rPr>
                          </w:pPr>
                          <w:r w:rsidRPr="00C23353">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6EF4786" id="_x0000_t202" coordsize="21600,21600" o:spt="202" path="m,l,21600r21600,l21600,xe">
              <v:stroke joinstyle="miter"/>
              <v:path gradientshapeok="t" o:connecttype="rect"/>
            </v:shapetype>
            <v:shape id="Text Box 2" o:spid="_x0000_s1026" type="#_x0000_t202" alt="Unclassified - Non-Classifié" style="position:absolute;margin-left:110.9pt;margin-top:0;width:150.9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" filled="f" stroked="f">
              <v:textbox style="mso-fit-shape-to-text:t" inset="0,15pt,20pt,0">
                <w:txbxContent>
                  <w:p w14:paraId="6434D1C4" w14:textId="77777777" w:rsidR="00C23353" w:rsidRPr="00C23353" w:rsidRDefault="00C23353" w:rsidP="00C23353">
                    <w:pPr>
                      <w:spacing w:after="0"/>
                      <w:rPr>
                        <w:rFonts w:ascii="Calibri" w:eastAsia="Calibri" w:hAnsi="Calibri" w:cs="Calibri"/>
                        <w:noProof/>
                        <w:color w:val="000000"/>
                      </w:rPr>
                    </w:pPr>
                    <w:r w:rsidRPr="00C23353">
                      <w:rPr>
                        <w:rFonts w:ascii="Calibri" w:eastAsia="Calibri" w:hAnsi="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BCBC6" w14:textId="77777777" w:rsidR="00C23353" w:rsidRDefault="00C23353">
    <w:pPr>
      <w:pStyle w:val="Header"/>
    </w:pPr>
    <w:r>
      <w:rPr>
        <w:noProof/>
      </w:rPr>
      <mc:AlternateContent>
        <mc:Choice Requires="wps">
          <w:drawing>
            <wp:anchor distT="0" distB="0" distL="0" distR="0" simplePos="0" relativeHeight="251660288" behindDoc="0" locked="0" layoutInCell="1" allowOverlap="1" wp14:anchorId="581DE010" wp14:editId="2F8D03AE">
              <wp:simplePos x="914400" y="457200"/>
              <wp:positionH relativeFrom="page">
                <wp:align>right</wp:align>
              </wp:positionH>
              <wp:positionV relativeFrom="page">
                <wp:align>top</wp:align>
              </wp:positionV>
              <wp:extent cx="1916430" cy="405765"/>
              <wp:effectExtent l="0" t="0" r="0" b="13335"/>
              <wp:wrapNone/>
              <wp:docPr id="177054477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5A74D096" w14:textId="77777777" w:rsidR="00C23353" w:rsidRPr="00C23353" w:rsidRDefault="00C23353" w:rsidP="00C23353">
                          <w:pPr>
                            <w:spacing w:after="0"/>
                            <w:rPr>
                              <w:rFonts w:ascii="Calibri" w:eastAsia="Calibri" w:hAnsi="Calibri" w:cs="Calibri"/>
                              <w:noProof/>
                              <w:color w:val="000000"/>
                            </w:rPr>
                          </w:pPr>
                          <w:r w:rsidRPr="00C23353">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81DE010" id="_x0000_t202" coordsize="21600,21600" o:spt="202" path="m,l,21600r21600,l21600,xe">
              <v:stroke joinstyle="miter"/>
              <v:path gradientshapeok="t" o:connecttype="rect"/>
            </v:shapetype>
            <v:shape id="Text Box 3" o:spid="_x0000_s1027" type="#_x0000_t202" alt="Unclassified - Non-Classifié" style="position:absolute;margin-left:110.9pt;margin-top:0;width:150.9pt;height:31.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" filled="f" stroked="f">
              <v:textbox style="mso-fit-shape-to-text:t" inset="0,15pt,20pt,0">
                <w:txbxContent>
                  <w:p w14:paraId="5A74D096" w14:textId="77777777" w:rsidR="00C23353" w:rsidRPr="00C23353" w:rsidRDefault="00C23353" w:rsidP="00C23353">
                    <w:pPr>
                      <w:spacing w:after="0"/>
                      <w:rPr>
                        <w:rFonts w:ascii="Calibri" w:eastAsia="Calibri" w:hAnsi="Calibri" w:cs="Calibri"/>
                        <w:noProof/>
                        <w:color w:val="000000"/>
                      </w:rPr>
                    </w:pPr>
                    <w:r w:rsidRPr="00C23353">
                      <w:rPr>
                        <w:rFonts w:ascii="Calibri" w:eastAsia="Calibri" w:hAnsi="Calibri" w:cs="Calibri"/>
                        <w:noProof/>
                        <w:color w:val="000000"/>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6817C" w14:textId="77777777" w:rsidR="00C23353" w:rsidRDefault="00C23353">
    <w:pPr>
      <w:pStyle w:val="Header"/>
    </w:pPr>
    <w:r>
      <w:rPr>
        <w:noProof/>
      </w:rPr>
      <mc:AlternateContent>
        <mc:Choice Requires="wps">
          <w:drawing>
            <wp:anchor distT="0" distB="0" distL="0" distR="0" simplePos="0" relativeHeight="251658240" behindDoc="0" locked="0" layoutInCell="1" allowOverlap="1" wp14:anchorId="1E4DA630" wp14:editId="4E14E3CC">
              <wp:simplePos x="635" y="635"/>
              <wp:positionH relativeFrom="page">
                <wp:align>right</wp:align>
              </wp:positionH>
              <wp:positionV relativeFrom="page">
                <wp:align>top</wp:align>
              </wp:positionV>
              <wp:extent cx="1916430" cy="405765"/>
              <wp:effectExtent l="0" t="0" r="0" b="13335"/>
              <wp:wrapNone/>
              <wp:docPr id="1356072050"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2B6EA2DE" w14:textId="77777777" w:rsidR="00C23353" w:rsidRPr="00C23353" w:rsidRDefault="00C23353" w:rsidP="00C23353">
                          <w:pPr>
                            <w:spacing w:after="0"/>
                            <w:rPr>
                              <w:rFonts w:ascii="Calibri" w:eastAsia="Calibri" w:hAnsi="Calibri" w:cs="Calibri"/>
                              <w:noProof/>
                              <w:color w:val="000000"/>
                            </w:rPr>
                          </w:pPr>
                          <w:r w:rsidRPr="00C23353">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E4DA630" id="_x0000_t202" coordsize="21600,21600" o:spt="202" path="m,l,21600r21600,l21600,xe">
              <v:stroke joinstyle="miter"/>
              <v:path gradientshapeok="t" o:connecttype="rect"/>
            </v:shapetype>
            <v:shape id="Text Box 1" o:spid="_x0000_s1028" type="#_x0000_t202" alt="Unclassified - Non-Classifié" style="position:absolute;margin-left:110.9pt;margin-top:0;width:150.9pt;height:31.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" filled="f" stroked="f">
              <v:textbox style="mso-fit-shape-to-text:t" inset="0,15pt,20pt,0">
                <w:txbxContent>
                  <w:p w14:paraId="2B6EA2DE" w14:textId="77777777" w:rsidR="00C23353" w:rsidRPr="00C23353" w:rsidRDefault="00C23353" w:rsidP="00C23353">
                    <w:pPr>
                      <w:spacing w:after="0"/>
                      <w:rPr>
                        <w:rFonts w:ascii="Calibri" w:eastAsia="Calibri" w:hAnsi="Calibri" w:cs="Calibri"/>
                        <w:noProof/>
                        <w:color w:val="000000"/>
                      </w:rPr>
                    </w:pPr>
                    <w:r w:rsidRPr="00C23353">
                      <w:rPr>
                        <w:rFonts w:ascii="Calibri" w:eastAsia="Calibri" w:hAnsi="Calibri" w:cs="Calibri"/>
                        <w:noProof/>
                        <w:color w:val="000000"/>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26A6D"/>
    <w:multiLevelType w:val="hybridMultilevel"/>
    <w:tmpl w:val="F4D643E0"/>
    <w:lvl w:ilvl="0" w:tplc="0F22EAF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2417BB"/>
    <w:multiLevelType w:val="multilevel"/>
    <w:tmpl w:val="1B2A8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3214356">
    <w:abstractNumId w:val="0"/>
  </w:num>
  <w:num w:numId="2" w16cid:durableId="18224270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rett, Tim (DFO/MPO)">
    <w15:presenceInfo w15:providerId="AD" w15:userId="S::Tim.Barrett@dfo-mpo.gc.ca::896f7a71-0bec-4340-acbe-35835a6f8829"/>
  </w15:person>
  <w15:person w15:author="Turcotte, François (DFO/MPO)">
    <w15:presenceInfo w15:providerId="AD" w15:userId="S::Francois.Turcotte@dfo-mpo.gc.ca::97ed8cfd-390e-4e3b-8ea4-6053e9c15d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455"/>
    <w:rsid w:val="00000640"/>
    <w:rsid w:val="000073F2"/>
    <w:rsid w:val="0000751E"/>
    <w:rsid w:val="00017E8A"/>
    <w:rsid w:val="00034A87"/>
    <w:rsid w:val="000401ED"/>
    <w:rsid w:val="000402AB"/>
    <w:rsid w:val="000439E1"/>
    <w:rsid w:val="00051CE8"/>
    <w:rsid w:val="000548AF"/>
    <w:rsid w:val="00064CDC"/>
    <w:rsid w:val="0006744B"/>
    <w:rsid w:val="00070BC3"/>
    <w:rsid w:val="000B04CC"/>
    <w:rsid w:val="000B5F46"/>
    <w:rsid w:val="000C432C"/>
    <w:rsid w:val="000D0D60"/>
    <w:rsid w:val="000E0E29"/>
    <w:rsid w:val="000E3896"/>
    <w:rsid w:val="000F196C"/>
    <w:rsid w:val="000F2818"/>
    <w:rsid w:val="00106272"/>
    <w:rsid w:val="00117E5D"/>
    <w:rsid w:val="0015384D"/>
    <w:rsid w:val="001667DB"/>
    <w:rsid w:val="00167CAC"/>
    <w:rsid w:val="00173403"/>
    <w:rsid w:val="0017552A"/>
    <w:rsid w:val="0019613C"/>
    <w:rsid w:val="001B7A25"/>
    <w:rsid w:val="001D4A58"/>
    <w:rsid w:val="001D6A94"/>
    <w:rsid w:val="001F4F67"/>
    <w:rsid w:val="00207518"/>
    <w:rsid w:val="0021289B"/>
    <w:rsid w:val="002567EF"/>
    <w:rsid w:val="0027360B"/>
    <w:rsid w:val="0028537D"/>
    <w:rsid w:val="0029046C"/>
    <w:rsid w:val="00290497"/>
    <w:rsid w:val="002E0419"/>
    <w:rsid w:val="002E07CA"/>
    <w:rsid w:val="002E2E3E"/>
    <w:rsid w:val="00324B6E"/>
    <w:rsid w:val="0032630D"/>
    <w:rsid w:val="00345836"/>
    <w:rsid w:val="00356098"/>
    <w:rsid w:val="00373E02"/>
    <w:rsid w:val="00374A4C"/>
    <w:rsid w:val="003819E6"/>
    <w:rsid w:val="003A0E93"/>
    <w:rsid w:val="003A2AD3"/>
    <w:rsid w:val="003B39F7"/>
    <w:rsid w:val="003C2F74"/>
    <w:rsid w:val="003D1E89"/>
    <w:rsid w:val="003E1305"/>
    <w:rsid w:val="003E2455"/>
    <w:rsid w:val="003E2836"/>
    <w:rsid w:val="003F7F71"/>
    <w:rsid w:val="004018BD"/>
    <w:rsid w:val="004047BA"/>
    <w:rsid w:val="0040510E"/>
    <w:rsid w:val="0041643F"/>
    <w:rsid w:val="004441D1"/>
    <w:rsid w:val="00452CA0"/>
    <w:rsid w:val="0045319F"/>
    <w:rsid w:val="0046244A"/>
    <w:rsid w:val="004903EF"/>
    <w:rsid w:val="00490DDF"/>
    <w:rsid w:val="00494B72"/>
    <w:rsid w:val="004A7342"/>
    <w:rsid w:val="004B08ED"/>
    <w:rsid w:val="004C200E"/>
    <w:rsid w:val="004C5976"/>
    <w:rsid w:val="004C750B"/>
    <w:rsid w:val="004D3620"/>
    <w:rsid w:val="004F013D"/>
    <w:rsid w:val="00515B8C"/>
    <w:rsid w:val="00517F42"/>
    <w:rsid w:val="00524E7E"/>
    <w:rsid w:val="005373B9"/>
    <w:rsid w:val="00541490"/>
    <w:rsid w:val="00543C57"/>
    <w:rsid w:val="00544402"/>
    <w:rsid w:val="00552F95"/>
    <w:rsid w:val="005538EA"/>
    <w:rsid w:val="00570DD7"/>
    <w:rsid w:val="00572806"/>
    <w:rsid w:val="005730EA"/>
    <w:rsid w:val="00580AB6"/>
    <w:rsid w:val="00583D1D"/>
    <w:rsid w:val="00594F8D"/>
    <w:rsid w:val="005B1F57"/>
    <w:rsid w:val="005D19FB"/>
    <w:rsid w:val="005F1901"/>
    <w:rsid w:val="00612589"/>
    <w:rsid w:val="006142B3"/>
    <w:rsid w:val="00614563"/>
    <w:rsid w:val="0064177D"/>
    <w:rsid w:val="00651716"/>
    <w:rsid w:val="00652976"/>
    <w:rsid w:val="00663A97"/>
    <w:rsid w:val="00672D7B"/>
    <w:rsid w:val="00674359"/>
    <w:rsid w:val="00681D03"/>
    <w:rsid w:val="006B56FD"/>
    <w:rsid w:val="006C27B5"/>
    <w:rsid w:val="006C4694"/>
    <w:rsid w:val="006D09BE"/>
    <w:rsid w:val="006D6CF1"/>
    <w:rsid w:val="006F6976"/>
    <w:rsid w:val="006F724D"/>
    <w:rsid w:val="00710995"/>
    <w:rsid w:val="00713784"/>
    <w:rsid w:val="007217CF"/>
    <w:rsid w:val="0072607F"/>
    <w:rsid w:val="007279AC"/>
    <w:rsid w:val="007619FE"/>
    <w:rsid w:val="00763FD2"/>
    <w:rsid w:val="00787D8D"/>
    <w:rsid w:val="007A2B00"/>
    <w:rsid w:val="007C1359"/>
    <w:rsid w:val="007C1525"/>
    <w:rsid w:val="007D05E1"/>
    <w:rsid w:val="007E0C1C"/>
    <w:rsid w:val="007F2F0B"/>
    <w:rsid w:val="007F37B9"/>
    <w:rsid w:val="00816120"/>
    <w:rsid w:val="00820C5D"/>
    <w:rsid w:val="00825082"/>
    <w:rsid w:val="00835DBD"/>
    <w:rsid w:val="00851A6A"/>
    <w:rsid w:val="00852C49"/>
    <w:rsid w:val="0085563C"/>
    <w:rsid w:val="00860BD5"/>
    <w:rsid w:val="00862794"/>
    <w:rsid w:val="00862D86"/>
    <w:rsid w:val="008A1166"/>
    <w:rsid w:val="008C314C"/>
    <w:rsid w:val="008C37B4"/>
    <w:rsid w:val="008C6D61"/>
    <w:rsid w:val="009000AD"/>
    <w:rsid w:val="009149B3"/>
    <w:rsid w:val="00917BFE"/>
    <w:rsid w:val="0092249A"/>
    <w:rsid w:val="00932197"/>
    <w:rsid w:val="00935E90"/>
    <w:rsid w:val="00936A42"/>
    <w:rsid w:val="00953A5A"/>
    <w:rsid w:val="00954193"/>
    <w:rsid w:val="00957A4A"/>
    <w:rsid w:val="00965A31"/>
    <w:rsid w:val="00972F3E"/>
    <w:rsid w:val="00973FAD"/>
    <w:rsid w:val="009764C9"/>
    <w:rsid w:val="0098011D"/>
    <w:rsid w:val="00984A0D"/>
    <w:rsid w:val="00984FCB"/>
    <w:rsid w:val="009B04B9"/>
    <w:rsid w:val="009B3FFA"/>
    <w:rsid w:val="009B7D76"/>
    <w:rsid w:val="009C0CF1"/>
    <w:rsid w:val="009C390B"/>
    <w:rsid w:val="009D70D6"/>
    <w:rsid w:val="009E0616"/>
    <w:rsid w:val="009E0AA1"/>
    <w:rsid w:val="009E7CB7"/>
    <w:rsid w:val="009F7A7E"/>
    <w:rsid w:val="00A035E9"/>
    <w:rsid w:val="00A15636"/>
    <w:rsid w:val="00A177B4"/>
    <w:rsid w:val="00A25987"/>
    <w:rsid w:val="00A356D3"/>
    <w:rsid w:val="00A40E25"/>
    <w:rsid w:val="00A40FAA"/>
    <w:rsid w:val="00A43D18"/>
    <w:rsid w:val="00A81776"/>
    <w:rsid w:val="00A95AC9"/>
    <w:rsid w:val="00AA0B61"/>
    <w:rsid w:val="00AA6EBE"/>
    <w:rsid w:val="00AB56EB"/>
    <w:rsid w:val="00AB6F41"/>
    <w:rsid w:val="00AC19F0"/>
    <w:rsid w:val="00AD68D4"/>
    <w:rsid w:val="00AF6199"/>
    <w:rsid w:val="00B030A3"/>
    <w:rsid w:val="00B05406"/>
    <w:rsid w:val="00B25A0F"/>
    <w:rsid w:val="00B37A75"/>
    <w:rsid w:val="00B520C0"/>
    <w:rsid w:val="00B525C8"/>
    <w:rsid w:val="00B74207"/>
    <w:rsid w:val="00B765FE"/>
    <w:rsid w:val="00B7755D"/>
    <w:rsid w:val="00B81F41"/>
    <w:rsid w:val="00B93906"/>
    <w:rsid w:val="00B95928"/>
    <w:rsid w:val="00BA0B85"/>
    <w:rsid w:val="00BA1E1F"/>
    <w:rsid w:val="00BA5F40"/>
    <w:rsid w:val="00BA7C1B"/>
    <w:rsid w:val="00BC21E7"/>
    <w:rsid w:val="00BE1103"/>
    <w:rsid w:val="00BE2CFF"/>
    <w:rsid w:val="00BE2D7C"/>
    <w:rsid w:val="00C12E83"/>
    <w:rsid w:val="00C20ED4"/>
    <w:rsid w:val="00C23353"/>
    <w:rsid w:val="00C36EA8"/>
    <w:rsid w:val="00C42F9E"/>
    <w:rsid w:val="00C50172"/>
    <w:rsid w:val="00C7442A"/>
    <w:rsid w:val="00C95FCC"/>
    <w:rsid w:val="00CA0E4B"/>
    <w:rsid w:val="00CA4A28"/>
    <w:rsid w:val="00CB1F4D"/>
    <w:rsid w:val="00CB62F1"/>
    <w:rsid w:val="00CC506F"/>
    <w:rsid w:val="00CC5A5B"/>
    <w:rsid w:val="00CD5F4B"/>
    <w:rsid w:val="00CE4A8E"/>
    <w:rsid w:val="00D00645"/>
    <w:rsid w:val="00D0353A"/>
    <w:rsid w:val="00D04AFD"/>
    <w:rsid w:val="00D12369"/>
    <w:rsid w:val="00D27319"/>
    <w:rsid w:val="00D43940"/>
    <w:rsid w:val="00D756CA"/>
    <w:rsid w:val="00D820CF"/>
    <w:rsid w:val="00D87C0D"/>
    <w:rsid w:val="00D90AFF"/>
    <w:rsid w:val="00D952AA"/>
    <w:rsid w:val="00D95C0F"/>
    <w:rsid w:val="00DA0EBD"/>
    <w:rsid w:val="00DA324F"/>
    <w:rsid w:val="00DB11D2"/>
    <w:rsid w:val="00DB23D7"/>
    <w:rsid w:val="00DB35F3"/>
    <w:rsid w:val="00DB4300"/>
    <w:rsid w:val="00DD0148"/>
    <w:rsid w:val="00DD5182"/>
    <w:rsid w:val="00DE32AE"/>
    <w:rsid w:val="00DE78B6"/>
    <w:rsid w:val="00DF09E3"/>
    <w:rsid w:val="00E37E85"/>
    <w:rsid w:val="00E64E37"/>
    <w:rsid w:val="00E763E3"/>
    <w:rsid w:val="00E8572F"/>
    <w:rsid w:val="00E922AF"/>
    <w:rsid w:val="00E93056"/>
    <w:rsid w:val="00EB2C8E"/>
    <w:rsid w:val="00EB4C36"/>
    <w:rsid w:val="00EC6F26"/>
    <w:rsid w:val="00EF0456"/>
    <w:rsid w:val="00EF3692"/>
    <w:rsid w:val="00F041EA"/>
    <w:rsid w:val="00F07F2A"/>
    <w:rsid w:val="00F13184"/>
    <w:rsid w:val="00F235A5"/>
    <w:rsid w:val="00F27649"/>
    <w:rsid w:val="00F3430B"/>
    <w:rsid w:val="00F35B1C"/>
    <w:rsid w:val="00F367A7"/>
    <w:rsid w:val="00F62AC2"/>
    <w:rsid w:val="00F7481F"/>
    <w:rsid w:val="00F955B2"/>
    <w:rsid w:val="00F962B2"/>
    <w:rsid w:val="00FB127E"/>
    <w:rsid w:val="00FB7062"/>
    <w:rsid w:val="00FE0298"/>
    <w:rsid w:val="00FE7025"/>
    <w:rsid w:val="00FF2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FE395"/>
  <w15:chartTrackingRefBased/>
  <w15:docId w15:val="{7DF9F642-F55D-4864-8451-BF4E21751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4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24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4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4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4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4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24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4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4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4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455"/>
    <w:rPr>
      <w:rFonts w:eastAsiaTheme="majorEastAsia" w:cstheme="majorBidi"/>
      <w:color w:val="272727" w:themeColor="text1" w:themeTint="D8"/>
    </w:rPr>
  </w:style>
  <w:style w:type="paragraph" w:styleId="Title">
    <w:name w:val="Title"/>
    <w:basedOn w:val="Normal"/>
    <w:next w:val="Normal"/>
    <w:link w:val="TitleChar"/>
    <w:uiPriority w:val="10"/>
    <w:qFormat/>
    <w:rsid w:val="003E2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455"/>
    <w:pPr>
      <w:spacing w:before="160"/>
      <w:jc w:val="center"/>
    </w:pPr>
    <w:rPr>
      <w:i/>
      <w:iCs/>
      <w:color w:val="404040" w:themeColor="text1" w:themeTint="BF"/>
    </w:rPr>
  </w:style>
  <w:style w:type="character" w:customStyle="1" w:styleId="QuoteChar">
    <w:name w:val="Quote Char"/>
    <w:basedOn w:val="DefaultParagraphFont"/>
    <w:link w:val="Quote"/>
    <w:uiPriority w:val="29"/>
    <w:rsid w:val="003E2455"/>
    <w:rPr>
      <w:i/>
      <w:iCs/>
      <w:color w:val="404040" w:themeColor="text1" w:themeTint="BF"/>
    </w:rPr>
  </w:style>
  <w:style w:type="paragraph" w:styleId="ListParagraph">
    <w:name w:val="List Paragraph"/>
    <w:basedOn w:val="Normal"/>
    <w:uiPriority w:val="34"/>
    <w:qFormat/>
    <w:rsid w:val="003E2455"/>
    <w:pPr>
      <w:ind w:left="720"/>
      <w:contextualSpacing/>
    </w:pPr>
  </w:style>
  <w:style w:type="character" w:styleId="IntenseEmphasis">
    <w:name w:val="Intense Emphasis"/>
    <w:basedOn w:val="DefaultParagraphFont"/>
    <w:uiPriority w:val="21"/>
    <w:qFormat/>
    <w:rsid w:val="003E2455"/>
    <w:rPr>
      <w:i/>
      <w:iCs/>
      <w:color w:val="0F4761" w:themeColor="accent1" w:themeShade="BF"/>
    </w:rPr>
  </w:style>
  <w:style w:type="paragraph" w:styleId="IntenseQuote">
    <w:name w:val="Intense Quote"/>
    <w:basedOn w:val="Normal"/>
    <w:next w:val="Normal"/>
    <w:link w:val="IntenseQuoteChar"/>
    <w:uiPriority w:val="30"/>
    <w:qFormat/>
    <w:rsid w:val="003E24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455"/>
    <w:rPr>
      <w:i/>
      <w:iCs/>
      <w:color w:val="0F4761" w:themeColor="accent1" w:themeShade="BF"/>
    </w:rPr>
  </w:style>
  <w:style w:type="character" w:styleId="IntenseReference">
    <w:name w:val="Intense Reference"/>
    <w:basedOn w:val="DefaultParagraphFont"/>
    <w:uiPriority w:val="32"/>
    <w:qFormat/>
    <w:rsid w:val="003E2455"/>
    <w:rPr>
      <w:b/>
      <w:bCs/>
      <w:smallCaps/>
      <w:color w:val="0F4761" w:themeColor="accent1" w:themeShade="BF"/>
      <w:spacing w:val="5"/>
    </w:rPr>
  </w:style>
  <w:style w:type="paragraph" w:styleId="Header">
    <w:name w:val="header"/>
    <w:basedOn w:val="Normal"/>
    <w:link w:val="HeaderChar"/>
    <w:uiPriority w:val="99"/>
    <w:unhideWhenUsed/>
    <w:rsid w:val="00C233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3353"/>
  </w:style>
  <w:style w:type="paragraph" w:styleId="BodyText">
    <w:name w:val="Body Text"/>
    <w:basedOn w:val="Normal"/>
    <w:link w:val="BodyTextChar"/>
    <w:qFormat/>
    <w:rsid w:val="003D1E89"/>
    <w:pPr>
      <w:spacing w:before="120" w:after="120" w:line="240" w:lineRule="auto"/>
    </w:pPr>
    <w:rPr>
      <w:rFonts w:ascii="Arial" w:eastAsia="Times New Roman" w:hAnsi="Arial" w:cs="Times New Roman"/>
      <w:kern w:val="0"/>
      <w:sz w:val="22"/>
      <w:szCs w:val="20"/>
      <w14:ligatures w14:val="none"/>
    </w:rPr>
  </w:style>
  <w:style w:type="character" w:customStyle="1" w:styleId="BodyTextChar">
    <w:name w:val="Body Text Char"/>
    <w:basedOn w:val="DefaultParagraphFont"/>
    <w:link w:val="BodyText"/>
    <w:rsid w:val="003D1E89"/>
    <w:rPr>
      <w:rFonts w:ascii="Arial" w:eastAsia="Times New Roman" w:hAnsi="Arial" w:cs="Times New Roman"/>
      <w:kern w:val="0"/>
      <w:sz w:val="22"/>
      <w:szCs w:val="20"/>
      <w14:ligatures w14:val="none"/>
    </w:rPr>
  </w:style>
  <w:style w:type="paragraph" w:customStyle="1" w:styleId="BodyTextCentered">
    <w:name w:val="Body Text + Centered"/>
    <w:basedOn w:val="BodyText"/>
    <w:link w:val="BodyTextCenteredChar"/>
    <w:rsid w:val="003D1E89"/>
    <w:pPr>
      <w:jc w:val="center"/>
    </w:pPr>
    <w:rPr>
      <w:lang w:val="en-CA"/>
    </w:rPr>
  </w:style>
  <w:style w:type="character" w:customStyle="1" w:styleId="BodyTextCenteredChar">
    <w:name w:val="Body Text + Centered Char"/>
    <w:basedOn w:val="BodyTextChar"/>
    <w:link w:val="BodyTextCentered"/>
    <w:rsid w:val="003D1E89"/>
    <w:rPr>
      <w:rFonts w:ascii="Arial" w:eastAsia="Times New Roman" w:hAnsi="Arial" w:cs="Times New Roman"/>
      <w:kern w:val="0"/>
      <w:sz w:val="22"/>
      <w:szCs w:val="20"/>
      <w:lang w:val="en-CA"/>
      <w14:ligatures w14:val="none"/>
    </w:rPr>
  </w:style>
  <w:style w:type="character" w:styleId="Hyperlink">
    <w:name w:val="Hyperlink"/>
    <w:basedOn w:val="DefaultParagraphFont"/>
    <w:uiPriority w:val="99"/>
    <w:unhideWhenUsed/>
    <w:rsid w:val="0032630D"/>
    <w:rPr>
      <w:color w:val="467886" w:themeColor="hyperlink"/>
      <w:u w:val="single"/>
    </w:rPr>
  </w:style>
  <w:style w:type="character" w:customStyle="1" w:styleId="UnresolvedMention1">
    <w:name w:val="Unresolved Mention1"/>
    <w:basedOn w:val="DefaultParagraphFont"/>
    <w:uiPriority w:val="99"/>
    <w:semiHidden/>
    <w:unhideWhenUsed/>
    <w:rsid w:val="0032630D"/>
    <w:rPr>
      <w:color w:val="605E5C"/>
      <w:shd w:val="clear" w:color="auto" w:fill="E1DFDD"/>
    </w:rPr>
  </w:style>
  <w:style w:type="character" w:styleId="FollowedHyperlink">
    <w:name w:val="FollowedHyperlink"/>
    <w:basedOn w:val="DefaultParagraphFont"/>
    <w:uiPriority w:val="99"/>
    <w:semiHidden/>
    <w:unhideWhenUsed/>
    <w:rsid w:val="00763FD2"/>
    <w:rPr>
      <w:color w:val="96607D" w:themeColor="followedHyperlink"/>
      <w:u w:val="single"/>
    </w:rPr>
  </w:style>
  <w:style w:type="character" w:styleId="PlaceholderText">
    <w:name w:val="Placeholder Text"/>
    <w:basedOn w:val="DefaultParagraphFont"/>
    <w:uiPriority w:val="99"/>
    <w:semiHidden/>
    <w:rsid w:val="00BA5F40"/>
    <w:rPr>
      <w:color w:val="666666"/>
    </w:rPr>
  </w:style>
  <w:style w:type="character" w:styleId="CommentReference">
    <w:name w:val="annotation reference"/>
    <w:basedOn w:val="DefaultParagraphFont"/>
    <w:uiPriority w:val="99"/>
    <w:semiHidden/>
    <w:unhideWhenUsed/>
    <w:rsid w:val="009000AD"/>
    <w:rPr>
      <w:sz w:val="16"/>
      <w:szCs w:val="16"/>
    </w:rPr>
  </w:style>
  <w:style w:type="paragraph" w:styleId="CommentText">
    <w:name w:val="annotation text"/>
    <w:basedOn w:val="Normal"/>
    <w:link w:val="CommentTextChar"/>
    <w:uiPriority w:val="99"/>
    <w:unhideWhenUsed/>
    <w:rsid w:val="009000AD"/>
    <w:pPr>
      <w:spacing w:line="240" w:lineRule="auto"/>
    </w:pPr>
    <w:rPr>
      <w:sz w:val="20"/>
      <w:szCs w:val="20"/>
    </w:rPr>
  </w:style>
  <w:style w:type="character" w:customStyle="1" w:styleId="CommentTextChar">
    <w:name w:val="Comment Text Char"/>
    <w:basedOn w:val="DefaultParagraphFont"/>
    <w:link w:val="CommentText"/>
    <w:uiPriority w:val="99"/>
    <w:rsid w:val="009000AD"/>
    <w:rPr>
      <w:sz w:val="20"/>
      <w:szCs w:val="20"/>
    </w:rPr>
  </w:style>
  <w:style w:type="paragraph" w:styleId="CommentSubject">
    <w:name w:val="annotation subject"/>
    <w:basedOn w:val="CommentText"/>
    <w:next w:val="CommentText"/>
    <w:link w:val="CommentSubjectChar"/>
    <w:uiPriority w:val="99"/>
    <w:semiHidden/>
    <w:unhideWhenUsed/>
    <w:rsid w:val="009000AD"/>
    <w:rPr>
      <w:b/>
      <w:bCs/>
    </w:rPr>
  </w:style>
  <w:style w:type="character" w:customStyle="1" w:styleId="CommentSubjectChar">
    <w:name w:val="Comment Subject Char"/>
    <w:basedOn w:val="CommentTextChar"/>
    <w:link w:val="CommentSubject"/>
    <w:uiPriority w:val="99"/>
    <w:semiHidden/>
    <w:rsid w:val="009000AD"/>
    <w:rPr>
      <w:b/>
      <w:bCs/>
      <w:sz w:val="20"/>
      <w:szCs w:val="20"/>
    </w:rPr>
  </w:style>
  <w:style w:type="paragraph" w:styleId="Caption">
    <w:name w:val="caption"/>
    <w:basedOn w:val="Normal"/>
    <w:next w:val="Normal"/>
    <w:uiPriority w:val="35"/>
    <w:unhideWhenUsed/>
    <w:qFormat/>
    <w:rsid w:val="00EF0456"/>
    <w:pPr>
      <w:spacing w:after="200" w:line="240" w:lineRule="auto"/>
    </w:pPr>
    <w:rPr>
      <w:i/>
      <w:iCs/>
      <w:color w:val="0E2841" w:themeColor="text2"/>
      <w:sz w:val="18"/>
      <w:szCs w:val="18"/>
    </w:rPr>
  </w:style>
  <w:style w:type="paragraph" w:styleId="Footer">
    <w:name w:val="footer"/>
    <w:basedOn w:val="Normal"/>
    <w:link w:val="FooterChar"/>
    <w:uiPriority w:val="99"/>
    <w:unhideWhenUsed/>
    <w:rsid w:val="00117E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7E5D"/>
  </w:style>
  <w:style w:type="paragraph" w:styleId="BalloonText">
    <w:name w:val="Balloon Text"/>
    <w:basedOn w:val="Normal"/>
    <w:link w:val="BalloonTextChar"/>
    <w:uiPriority w:val="99"/>
    <w:semiHidden/>
    <w:unhideWhenUsed/>
    <w:rsid w:val="0046244A"/>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6244A"/>
    <w:rPr>
      <w:rFonts w:ascii="Times New Roman" w:hAnsi="Times New Roman" w:cs="Times New Roman"/>
      <w:sz w:val="18"/>
      <w:szCs w:val="18"/>
    </w:rPr>
  </w:style>
  <w:style w:type="character" w:styleId="Emphasis">
    <w:name w:val="Emphasis"/>
    <w:basedOn w:val="DefaultParagraphFont"/>
    <w:uiPriority w:val="20"/>
    <w:qFormat/>
    <w:rsid w:val="00713784"/>
    <w:rPr>
      <w:i/>
      <w:iCs/>
    </w:rPr>
  </w:style>
  <w:style w:type="character" w:styleId="UnresolvedMention">
    <w:name w:val="Unresolved Mention"/>
    <w:basedOn w:val="DefaultParagraphFont"/>
    <w:uiPriority w:val="99"/>
    <w:rsid w:val="000C432C"/>
    <w:rPr>
      <w:color w:val="605E5C"/>
      <w:shd w:val="clear" w:color="auto" w:fill="E1DFDD"/>
    </w:rPr>
  </w:style>
  <w:style w:type="character" w:styleId="LineNumber">
    <w:name w:val="line number"/>
    <w:basedOn w:val="DefaultParagraphFont"/>
    <w:uiPriority w:val="99"/>
    <w:semiHidden/>
    <w:unhideWhenUsed/>
    <w:rsid w:val="009C390B"/>
  </w:style>
  <w:style w:type="paragraph" w:styleId="Revision">
    <w:name w:val="Revision"/>
    <w:hidden/>
    <w:uiPriority w:val="99"/>
    <w:semiHidden/>
    <w:rsid w:val="001667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66642">
      <w:bodyDiv w:val="1"/>
      <w:marLeft w:val="0"/>
      <w:marRight w:val="0"/>
      <w:marTop w:val="0"/>
      <w:marBottom w:val="0"/>
      <w:divBdr>
        <w:top w:val="none" w:sz="0" w:space="0" w:color="auto"/>
        <w:left w:val="none" w:sz="0" w:space="0" w:color="auto"/>
        <w:bottom w:val="none" w:sz="0" w:space="0" w:color="auto"/>
        <w:right w:val="none" w:sz="0" w:space="0" w:color="auto"/>
      </w:divBdr>
    </w:div>
    <w:div w:id="34162375">
      <w:bodyDiv w:val="1"/>
      <w:marLeft w:val="0"/>
      <w:marRight w:val="0"/>
      <w:marTop w:val="0"/>
      <w:marBottom w:val="0"/>
      <w:divBdr>
        <w:top w:val="none" w:sz="0" w:space="0" w:color="auto"/>
        <w:left w:val="none" w:sz="0" w:space="0" w:color="auto"/>
        <w:bottom w:val="none" w:sz="0" w:space="0" w:color="auto"/>
        <w:right w:val="none" w:sz="0" w:space="0" w:color="auto"/>
      </w:divBdr>
    </w:div>
    <w:div w:id="45686440">
      <w:bodyDiv w:val="1"/>
      <w:marLeft w:val="0"/>
      <w:marRight w:val="0"/>
      <w:marTop w:val="0"/>
      <w:marBottom w:val="0"/>
      <w:divBdr>
        <w:top w:val="none" w:sz="0" w:space="0" w:color="auto"/>
        <w:left w:val="none" w:sz="0" w:space="0" w:color="auto"/>
        <w:bottom w:val="none" w:sz="0" w:space="0" w:color="auto"/>
        <w:right w:val="none" w:sz="0" w:space="0" w:color="auto"/>
      </w:divBdr>
    </w:div>
    <w:div w:id="47653444">
      <w:bodyDiv w:val="1"/>
      <w:marLeft w:val="0"/>
      <w:marRight w:val="0"/>
      <w:marTop w:val="0"/>
      <w:marBottom w:val="0"/>
      <w:divBdr>
        <w:top w:val="none" w:sz="0" w:space="0" w:color="auto"/>
        <w:left w:val="none" w:sz="0" w:space="0" w:color="auto"/>
        <w:bottom w:val="none" w:sz="0" w:space="0" w:color="auto"/>
        <w:right w:val="none" w:sz="0" w:space="0" w:color="auto"/>
      </w:divBdr>
    </w:div>
    <w:div w:id="52123007">
      <w:bodyDiv w:val="1"/>
      <w:marLeft w:val="0"/>
      <w:marRight w:val="0"/>
      <w:marTop w:val="0"/>
      <w:marBottom w:val="0"/>
      <w:divBdr>
        <w:top w:val="none" w:sz="0" w:space="0" w:color="auto"/>
        <w:left w:val="none" w:sz="0" w:space="0" w:color="auto"/>
        <w:bottom w:val="none" w:sz="0" w:space="0" w:color="auto"/>
        <w:right w:val="none" w:sz="0" w:space="0" w:color="auto"/>
      </w:divBdr>
    </w:div>
    <w:div w:id="82727911">
      <w:bodyDiv w:val="1"/>
      <w:marLeft w:val="0"/>
      <w:marRight w:val="0"/>
      <w:marTop w:val="0"/>
      <w:marBottom w:val="0"/>
      <w:divBdr>
        <w:top w:val="none" w:sz="0" w:space="0" w:color="auto"/>
        <w:left w:val="none" w:sz="0" w:space="0" w:color="auto"/>
        <w:bottom w:val="none" w:sz="0" w:space="0" w:color="auto"/>
        <w:right w:val="none" w:sz="0" w:space="0" w:color="auto"/>
      </w:divBdr>
    </w:div>
    <w:div w:id="128523640">
      <w:bodyDiv w:val="1"/>
      <w:marLeft w:val="0"/>
      <w:marRight w:val="0"/>
      <w:marTop w:val="0"/>
      <w:marBottom w:val="0"/>
      <w:divBdr>
        <w:top w:val="none" w:sz="0" w:space="0" w:color="auto"/>
        <w:left w:val="none" w:sz="0" w:space="0" w:color="auto"/>
        <w:bottom w:val="none" w:sz="0" w:space="0" w:color="auto"/>
        <w:right w:val="none" w:sz="0" w:space="0" w:color="auto"/>
      </w:divBdr>
    </w:div>
    <w:div w:id="185364697">
      <w:bodyDiv w:val="1"/>
      <w:marLeft w:val="0"/>
      <w:marRight w:val="0"/>
      <w:marTop w:val="0"/>
      <w:marBottom w:val="0"/>
      <w:divBdr>
        <w:top w:val="none" w:sz="0" w:space="0" w:color="auto"/>
        <w:left w:val="none" w:sz="0" w:space="0" w:color="auto"/>
        <w:bottom w:val="none" w:sz="0" w:space="0" w:color="auto"/>
        <w:right w:val="none" w:sz="0" w:space="0" w:color="auto"/>
      </w:divBdr>
    </w:div>
    <w:div w:id="205603202">
      <w:bodyDiv w:val="1"/>
      <w:marLeft w:val="0"/>
      <w:marRight w:val="0"/>
      <w:marTop w:val="0"/>
      <w:marBottom w:val="0"/>
      <w:divBdr>
        <w:top w:val="none" w:sz="0" w:space="0" w:color="auto"/>
        <w:left w:val="none" w:sz="0" w:space="0" w:color="auto"/>
        <w:bottom w:val="none" w:sz="0" w:space="0" w:color="auto"/>
        <w:right w:val="none" w:sz="0" w:space="0" w:color="auto"/>
      </w:divBdr>
    </w:div>
    <w:div w:id="233857536">
      <w:bodyDiv w:val="1"/>
      <w:marLeft w:val="0"/>
      <w:marRight w:val="0"/>
      <w:marTop w:val="0"/>
      <w:marBottom w:val="0"/>
      <w:divBdr>
        <w:top w:val="none" w:sz="0" w:space="0" w:color="auto"/>
        <w:left w:val="none" w:sz="0" w:space="0" w:color="auto"/>
        <w:bottom w:val="none" w:sz="0" w:space="0" w:color="auto"/>
        <w:right w:val="none" w:sz="0" w:space="0" w:color="auto"/>
      </w:divBdr>
    </w:div>
    <w:div w:id="247232413">
      <w:bodyDiv w:val="1"/>
      <w:marLeft w:val="0"/>
      <w:marRight w:val="0"/>
      <w:marTop w:val="0"/>
      <w:marBottom w:val="0"/>
      <w:divBdr>
        <w:top w:val="none" w:sz="0" w:space="0" w:color="auto"/>
        <w:left w:val="none" w:sz="0" w:space="0" w:color="auto"/>
        <w:bottom w:val="none" w:sz="0" w:space="0" w:color="auto"/>
        <w:right w:val="none" w:sz="0" w:space="0" w:color="auto"/>
      </w:divBdr>
    </w:div>
    <w:div w:id="252320365">
      <w:bodyDiv w:val="1"/>
      <w:marLeft w:val="0"/>
      <w:marRight w:val="0"/>
      <w:marTop w:val="0"/>
      <w:marBottom w:val="0"/>
      <w:divBdr>
        <w:top w:val="none" w:sz="0" w:space="0" w:color="auto"/>
        <w:left w:val="none" w:sz="0" w:space="0" w:color="auto"/>
        <w:bottom w:val="none" w:sz="0" w:space="0" w:color="auto"/>
        <w:right w:val="none" w:sz="0" w:space="0" w:color="auto"/>
      </w:divBdr>
    </w:div>
    <w:div w:id="269168350">
      <w:bodyDiv w:val="1"/>
      <w:marLeft w:val="0"/>
      <w:marRight w:val="0"/>
      <w:marTop w:val="0"/>
      <w:marBottom w:val="0"/>
      <w:divBdr>
        <w:top w:val="none" w:sz="0" w:space="0" w:color="auto"/>
        <w:left w:val="none" w:sz="0" w:space="0" w:color="auto"/>
        <w:bottom w:val="none" w:sz="0" w:space="0" w:color="auto"/>
        <w:right w:val="none" w:sz="0" w:space="0" w:color="auto"/>
      </w:divBdr>
    </w:div>
    <w:div w:id="275646570">
      <w:bodyDiv w:val="1"/>
      <w:marLeft w:val="0"/>
      <w:marRight w:val="0"/>
      <w:marTop w:val="0"/>
      <w:marBottom w:val="0"/>
      <w:divBdr>
        <w:top w:val="none" w:sz="0" w:space="0" w:color="auto"/>
        <w:left w:val="none" w:sz="0" w:space="0" w:color="auto"/>
        <w:bottom w:val="none" w:sz="0" w:space="0" w:color="auto"/>
        <w:right w:val="none" w:sz="0" w:space="0" w:color="auto"/>
      </w:divBdr>
    </w:div>
    <w:div w:id="347026500">
      <w:bodyDiv w:val="1"/>
      <w:marLeft w:val="0"/>
      <w:marRight w:val="0"/>
      <w:marTop w:val="0"/>
      <w:marBottom w:val="0"/>
      <w:divBdr>
        <w:top w:val="none" w:sz="0" w:space="0" w:color="auto"/>
        <w:left w:val="none" w:sz="0" w:space="0" w:color="auto"/>
        <w:bottom w:val="none" w:sz="0" w:space="0" w:color="auto"/>
        <w:right w:val="none" w:sz="0" w:space="0" w:color="auto"/>
      </w:divBdr>
      <w:divsChild>
        <w:div w:id="1118067132">
          <w:marLeft w:val="0"/>
          <w:marRight w:val="0"/>
          <w:marTop w:val="0"/>
          <w:marBottom w:val="0"/>
          <w:divBdr>
            <w:top w:val="none" w:sz="0" w:space="0" w:color="auto"/>
            <w:left w:val="none" w:sz="0" w:space="0" w:color="auto"/>
            <w:bottom w:val="none" w:sz="0" w:space="0" w:color="auto"/>
            <w:right w:val="none" w:sz="0" w:space="0" w:color="auto"/>
          </w:divBdr>
        </w:div>
      </w:divsChild>
    </w:div>
    <w:div w:id="440806883">
      <w:bodyDiv w:val="1"/>
      <w:marLeft w:val="0"/>
      <w:marRight w:val="0"/>
      <w:marTop w:val="0"/>
      <w:marBottom w:val="0"/>
      <w:divBdr>
        <w:top w:val="none" w:sz="0" w:space="0" w:color="auto"/>
        <w:left w:val="none" w:sz="0" w:space="0" w:color="auto"/>
        <w:bottom w:val="none" w:sz="0" w:space="0" w:color="auto"/>
        <w:right w:val="none" w:sz="0" w:space="0" w:color="auto"/>
      </w:divBdr>
      <w:divsChild>
        <w:div w:id="417290620">
          <w:marLeft w:val="0"/>
          <w:marRight w:val="0"/>
          <w:marTop w:val="0"/>
          <w:marBottom w:val="0"/>
          <w:divBdr>
            <w:top w:val="none" w:sz="0" w:space="0" w:color="auto"/>
            <w:left w:val="none" w:sz="0" w:space="0" w:color="auto"/>
            <w:bottom w:val="none" w:sz="0" w:space="0" w:color="auto"/>
            <w:right w:val="none" w:sz="0" w:space="0" w:color="auto"/>
          </w:divBdr>
        </w:div>
      </w:divsChild>
    </w:div>
    <w:div w:id="442574053">
      <w:bodyDiv w:val="1"/>
      <w:marLeft w:val="0"/>
      <w:marRight w:val="0"/>
      <w:marTop w:val="0"/>
      <w:marBottom w:val="0"/>
      <w:divBdr>
        <w:top w:val="none" w:sz="0" w:space="0" w:color="auto"/>
        <w:left w:val="none" w:sz="0" w:space="0" w:color="auto"/>
        <w:bottom w:val="none" w:sz="0" w:space="0" w:color="auto"/>
        <w:right w:val="none" w:sz="0" w:space="0" w:color="auto"/>
      </w:divBdr>
    </w:div>
    <w:div w:id="465120890">
      <w:bodyDiv w:val="1"/>
      <w:marLeft w:val="0"/>
      <w:marRight w:val="0"/>
      <w:marTop w:val="0"/>
      <w:marBottom w:val="0"/>
      <w:divBdr>
        <w:top w:val="none" w:sz="0" w:space="0" w:color="auto"/>
        <w:left w:val="none" w:sz="0" w:space="0" w:color="auto"/>
        <w:bottom w:val="none" w:sz="0" w:space="0" w:color="auto"/>
        <w:right w:val="none" w:sz="0" w:space="0" w:color="auto"/>
      </w:divBdr>
    </w:div>
    <w:div w:id="481433675">
      <w:bodyDiv w:val="1"/>
      <w:marLeft w:val="0"/>
      <w:marRight w:val="0"/>
      <w:marTop w:val="0"/>
      <w:marBottom w:val="0"/>
      <w:divBdr>
        <w:top w:val="none" w:sz="0" w:space="0" w:color="auto"/>
        <w:left w:val="none" w:sz="0" w:space="0" w:color="auto"/>
        <w:bottom w:val="none" w:sz="0" w:space="0" w:color="auto"/>
        <w:right w:val="none" w:sz="0" w:space="0" w:color="auto"/>
      </w:divBdr>
      <w:divsChild>
        <w:div w:id="15168430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062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75792">
      <w:bodyDiv w:val="1"/>
      <w:marLeft w:val="0"/>
      <w:marRight w:val="0"/>
      <w:marTop w:val="0"/>
      <w:marBottom w:val="0"/>
      <w:divBdr>
        <w:top w:val="none" w:sz="0" w:space="0" w:color="auto"/>
        <w:left w:val="none" w:sz="0" w:space="0" w:color="auto"/>
        <w:bottom w:val="none" w:sz="0" w:space="0" w:color="auto"/>
        <w:right w:val="none" w:sz="0" w:space="0" w:color="auto"/>
      </w:divBdr>
    </w:div>
    <w:div w:id="547303788">
      <w:bodyDiv w:val="1"/>
      <w:marLeft w:val="0"/>
      <w:marRight w:val="0"/>
      <w:marTop w:val="0"/>
      <w:marBottom w:val="0"/>
      <w:divBdr>
        <w:top w:val="none" w:sz="0" w:space="0" w:color="auto"/>
        <w:left w:val="none" w:sz="0" w:space="0" w:color="auto"/>
        <w:bottom w:val="none" w:sz="0" w:space="0" w:color="auto"/>
        <w:right w:val="none" w:sz="0" w:space="0" w:color="auto"/>
      </w:divBdr>
    </w:div>
    <w:div w:id="576791662">
      <w:bodyDiv w:val="1"/>
      <w:marLeft w:val="0"/>
      <w:marRight w:val="0"/>
      <w:marTop w:val="0"/>
      <w:marBottom w:val="0"/>
      <w:divBdr>
        <w:top w:val="none" w:sz="0" w:space="0" w:color="auto"/>
        <w:left w:val="none" w:sz="0" w:space="0" w:color="auto"/>
        <w:bottom w:val="none" w:sz="0" w:space="0" w:color="auto"/>
        <w:right w:val="none" w:sz="0" w:space="0" w:color="auto"/>
      </w:divBdr>
    </w:div>
    <w:div w:id="584339963">
      <w:bodyDiv w:val="1"/>
      <w:marLeft w:val="0"/>
      <w:marRight w:val="0"/>
      <w:marTop w:val="0"/>
      <w:marBottom w:val="0"/>
      <w:divBdr>
        <w:top w:val="none" w:sz="0" w:space="0" w:color="auto"/>
        <w:left w:val="none" w:sz="0" w:space="0" w:color="auto"/>
        <w:bottom w:val="none" w:sz="0" w:space="0" w:color="auto"/>
        <w:right w:val="none" w:sz="0" w:space="0" w:color="auto"/>
      </w:divBdr>
    </w:div>
    <w:div w:id="588467525">
      <w:bodyDiv w:val="1"/>
      <w:marLeft w:val="0"/>
      <w:marRight w:val="0"/>
      <w:marTop w:val="0"/>
      <w:marBottom w:val="0"/>
      <w:divBdr>
        <w:top w:val="none" w:sz="0" w:space="0" w:color="auto"/>
        <w:left w:val="none" w:sz="0" w:space="0" w:color="auto"/>
        <w:bottom w:val="none" w:sz="0" w:space="0" w:color="auto"/>
        <w:right w:val="none" w:sz="0" w:space="0" w:color="auto"/>
      </w:divBdr>
    </w:div>
    <w:div w:id="749422675">
      <w:bodyDiv w:val="1"/>
      <w:marLeft w:val="0"/>
      <w:marRight w:val="0"/>
      <w:marTop w:val="0"/>
      <w:marBottom w:val="0"/>
      <w:divBdr>
        <w:top w:val="none" w:sz="0" w:space="0" w:color="auto"/>
        <w:left w:val="none" w:sz="0" w:space="0" w:color="auto"/>
        <w:bottom w:val="none" w:sz="0" w:space="0" w:color="auto"/>
        <w:right w:val="none" w:sz="0" w:space="0" w:color="auto"/>
      </w:divBdr>
    </w:div>
    <w:div w:id="769545355">
      <w:bodyDiv w:val="1"/>
      <w:marLeft w:val="0"/>
      <w:marRight w:val="0"/>
      <w:marTop w:val="0"/>
      <w:marBottom w:val="0"/>
      <w:divBdr>
        <w:top w:val="none" w:sz="0" w:space="0" w:color="auto"/>
        <w:left w:val="none" w:sz="0" w:space="0" w:color="auto"/>
        <w:bottom w:val="none" w:sz="0" w:space="0" w:color="auto"/>
        <w:right w:val="none" w:sz="0" w:space="0" w:color="auto"/>
      </w:divBdr>
    </w:div>
    <w:div w:id="782922579">
      <w:bodyDiv w:val="1"/>
      <w:marLeft w:val="0"/>
      <w:marRight w:val="0"/>
      <w:marTop w:val="0"/>
      <w:marBottom w:val="0"/>
      <w:divBdr>
        <w:top w:val="none" w:sz="0" w:space="0" w:color="auto"/>
        <w:left w:val="none" w:sz="0" w:space="0" w:color="auto"/>
        <w:bottom w:val="none" w:sz="0" w:space="0" w:color="auto"/>
        <w:right w:val="none" w:sz="0" w:space="0" w:color="auto"/>
      </w:divBdr>
    </w:div>
    <w:div w:id="799030212">
      <w:bodyDiv w:val="1"/>
      <w:marLeft w:val="0"/>
      <w:marRight w:val="0"/>
      <w:marTop w:val="0"/>
      <w:marBottom w:val="0"/>
      <w:divBdr>
        <w:top w:val="none" w:sz="0" w:space="0" w:color="auto"/>
        <w:left w:val="none" w:sz="0" w:space="0" w:color="auto"/>
        <w:bottom w:val="none" w:sz="0" w:space="0" w:color="auto"/>
        <w:right w:val="none" w:sz="0" w:space="0" w:color="auto"/>
      </w:divBdr>
    </w:div>
    <w:div w:id="847788099">
      <w:bodyDiv w:val="1"/>
      <w:marLeft w:val="0"/>
      <w:marRight w:val="0"/>
      <w:marTop w:val="0"/>
      <w:marBottom w:val="0"/>
      <w:divBdr>
        <w:top w:val="none" w:sz="0" w:space="0" w:color="auto"/>
        <w:left w:val="none" w:sz="0" w:space="0" w:color="auto"/>
        <w:bottom w:val="none" w:sz="0" w:space="0" w:color="auto"/>
        <w:right w:val="none" w:sz="0" w:space="0" w:color="auto"/>
      </w:divBdr>
    </w:div>
    <w:div w:id="889653824">
      <w:bodyDiv w:val="1"/>
      <w:marLeft w:val="0"/>
      <w:marRight w:val="0"/>
      <w:marTop w:val="0"/>
      <w:marBottom w:val="0"/>
      <w:divBdr>
        <w:top w:val="none" w:sz="0" w:space="0" w:color="auto"/>
        <w:left w:val="none" w:sz="0" w:space="0" w:color="auto"/>
        <w:bottom w:val="none" w:sz="0" w:space="0" w:color="auto"/>
        <w:right w:val="none" w:sz="0" w:space="0" w:color="auto"/>
      </w:divBdr>
    </w:div>
    <w:div w:id="906649431">
      <w:bodyDiv w:val="1"/>
      <w:marLeft w:val="0"/>
      <w:marRight w:val="0"/>
      <w:marTop w:val="0"/>
      <w:marBottom w:val="0"/>
      <w:divBdr>
        <w:top w:val="none" w:sz="0" w:space="0" w:color="auto"/>
        <w:left w:val="none" w:sz="0" w:space="0" w:color="auto"/>
        <w:bottom w:val="none" w:sz="0" w:space="0" w:color="auto"/>
        <w:right w:val="none" w:sz="0" w:space="0" w:color="auto"/>
      </w:divBdr>
    </w:div>
    <w:div w:id="931477594">
      <w:bodyDiv w:val="1"/>
      <w:marLeft w:val="0"/>
      <w:marRight w:val="0"/>
      <w:marTop w:val="0"/>
      <w:marBottom w:val="0"/>
      <w:divBdr>
        <w:top w:val="none" w:sz="0" w:space="0" w:color="auto"/>
        <w:left w:val="none" w:sz="0" w:space="0" w:color="auto"/>
        <w:bottom w:val="none" w:sz="0" w:space="0" w:color="auto"/>
        <w:right w:val="none" w:sz="0" w:space="0" w:color="auto"/>
      </w:divBdr>
    </w:div>
    <w:div w:id="987712692">
      <w:bodyDiv w:val="1"/>
      <w:marLeft w:val="0"/>
      <w:marRight w:val="0"/>
      <w:marTop w:val="0"/>
      <w:marBottom w:val="0"/>
      <w:divBdr>
        <w:top w:val="none" w:sz="0" w:space="0" w:color="auto"/>
        <w:left w:val="none" w:sz="0" w:space="0" w:color="auto"/>
        <w:bottom w:val="none" w:sz="0" w:space="0" w:color="auto"/>
        <w:right w:val="none" w:sz="0" w:space="0" w:color="auto"/>
      </w:divBdr>
    </w:div>
    <w:div w:id="1047341614">
      <w:bodyDiv w:val="1"/>
      <w:marLeft w:val="0"/>
      <w:marRight w:val="0"/>
      <w:marTop w:val="0"/>
      <w:marBottom w:val="0"/>
      <w:divBdr>
        <w:top w:val="none" w:sz="0" w:space="0" w:color="auto"/>
        <w:left w:val="none" w:sz="0" w:space="0" w:color="auto"/>
        <w:bottom w:val="none" w:sz="0" w:space="0" w:color="auto"/>
        <w:right w:val="none" w:sz="0" w:space="0" w:color="auto"/>
      </w:divBdr>
    </w:div>
    <w:div w:id="1057044948">
      <w:bodyDiv w:val="1"/>
      <w:marLeft w:val="0"/>
      <w:marRight w:val="0"/>
      <w:marTop w:val="0"/>
      <w:marBottom w:val="0"/>
      <w:divBdr>
        <w:top w:val="none" w:sz="0" w:space="0" w:color="auto"/>
        <w:left w:val="none" w:sz="0" w:space="0" w:color="auto"/>
        <w:bottom w:val="none" w:sz="0" w:space="0" w:color="auto"/>
        <w:right w:val="none" w:sz="0" w:space="0" w:color="auto"/>
      </w:divBdr>
    </w:div>
    <w:div w:id="1065370751">
      <w:bodyDiv w:val="1"/>
      <w:marLeft w:val="0"/>
      <w:marRight w:val="0"/>
      <w:marTop w:val="0"/>
      <w:marBottom w:val="0"/>
      <w:divBdr>
        <w:top w:val="none" w:sz="0" w:space="0" w:color="auto"/>
        <w:left w:val="none" w:sz="0" w:space="0" w:color="auto"/>
        <w:bottom w:val="none" w:sz="0" w:space="0" w:color="auto"/>
        <w:right w:val="none" w:sz="0" w:space="0" w:color="auto"/>
      </w:divBdr>
    </w:div>
    <w:div w:id="1080247850">
      <w:bodyDiv w:val="1"/>
      <w:marLeft w:val="0"/>
      <w:marRight w:val="0"/>
      <w:marTop w:val="0"/>
      <w:marBottom w:val="0"/>
      <w:divBdr>
        <w:top w:val="none" w:sz="0" w:space="0" w:color="auto"/>
        <w:left w:val="none" w:sz="0" w:space="0" w:color="auto"/>
        <w:bottom w:val="none" w:sz="0" w:space="0" w:color="auto"/>
        <w:right w:val="none" w:sz="0" w:space="0" w:color="auto"/>
      </w:divBdr>
    </w:div>
    <w:div w:id="1100028497">
      <w:bodyDiv w:val="1"/>
      <w:marLeft w:val="0"/>
      <w:marRight w:val="0"/>
      <w:marTop w:val="0"/>
      <w:marBottom w:val="0"/>
      <w:divBdr>
        <w:top w:val="none" w:sz="0" w:space="0" w:color="auto"/>
        <w:left w:val="none" w:sz="0" w:space="0" w:color="auto"/>
        <w:bottom w:val="none" w:sz="0" w:space="0" w:color="auto"/>
        <w:right w:val="none" w:sz="0" w:space="0" w:color="auto"/>
      </w:divBdr>
    </w:div>
    <w:div w:id="1125658846">
      <w:bodyDiv w:val="1"/>
      <w:marLeft w:val="0"/>
      <w:marRight w:val="0"/>
      <w:marTop w:val="0"/>
      <w:marBottom w:val="0"/>
      <w:divBdr>
        <w:top w:val="none" w:sz="0" w:space="0" w:color="auto"/>
        <w:left w:val="none" w:sz="0" w:space="0" w:color="auto"/>
        <w:bottom w:val="none" w:sz="0" w:space="0" w:color="auto"/>
        <w:right w:val="none" w:sz="0" w:space="0" w:color="auto"/>
      </w:divBdr>
    </w:div>
    <w:div w:id="1137380138">
      <w:bodyDiv w:val="1"/>
      <w:marLeft w:val="0"/>
      <w:marRight w:val="0"/>
      <w:marTop w:val="0"/>
      <w:marBottom w:val="0"/>
      <w:divBdr>
        <w:top w:val="none" w:sz="0" w:space="0" w:color="auto"/>
        <w:left w:val="none" w:sz="0" w:space="0" w:color="auto"/>
        <w:bottom w:val="none" w:sz="0" w:space="0" w:color="auto"/>
        <w:right w:val="none" w:sz="0" w:space="0" w:color="auto"/>
      </w:divBdr>
    </w:div>
    <w:div w:id="1152479188">
      <w:bodyDiv w:val="1"/>
      <w:marLeft w:val="0"/>
      <w:marRight w:val="0"/>
      <w:marTop w:val="0"/>
      <w:marBottom w:val="0"/>
      <w:divBdr>
        <w:top w:val="none" w:sz="0" w:space="0" w:color="auto"/>
        <w:left w:val="none" w:sz="0" w:space="0" w:color="auto"/>
        <w:bottom w:val="none" w:sz="0" w:space="0" w:color="auto"/>
        <w:right w:val="none" w:sz="0" w:space="0" w:color="auto"/>
      </w:divBdr>
    </w:div>
    <w:div w:id="1204253268">
      <w:bodyDiv w:val="1"/>
      <w:marLeft w:val="0"/>
      <w:marRight w:val="0"/>
      <w:marTop w:val="0"/>
      <w:marBottom w:val="0"/>
      <w:divBdr>
        <w:top w:val="none" w:sz="0" w:space="0" w:color="auto"/>
        <w:left w:val="none" w:sz="0" w:space="0" w:color="auto"/>
        <w:bottom w:val="none" w:sz="0" w:space="0" w:color="auto"/>
        <w:right w:val="none" w:sz="0" w:space="0" w:color="auto"/>
      </w:divBdr>
    </w:div>
    <w:div w:id="1245340968">
      <w:bodyDiv w:val="1"/>
      <w:marLeft w:val="0"/>
      <w:marRight w:val="0"/>
      <w:marTop w:val="0"/>
      <w:marBottom w:val="0"/>
      <w:divBdr>
        <w:top w:val="none" w:sz="0" w:space="0" w:color="auto"/>
        <w:left w:val="none" w:sz="0" w:space="0" w:color="auto"/>
        <w:bottom w:val="none" w:sz="0" w:space="0" w:color="auto"/>
        <w:right w:val="none" w:sz="0" w:space="0" w:color="auto"/>
      </w:divBdr>
      <w:divsChild>
        <w:div w:id="284701475">
          <w:marLeft w:val="0"/>
          <w:marRight w:val="0"/>
          <w:marTop w:val="0"/>
          <w:marBottom w:val="0"/>
          <w:divBdr>
            <w:top w:val="none" w:sz="0" w:space="0" w:color="auto"/>
            <w:left w:val="none" w:sz="0" w:space="0" w:color="auto"/>
            <w:bottom w:val="none" w:sz="0" w:space="0" w:color="auto"/>
            <w:right w:val="none" w:sz="0" w:space="0" w:color="auto"/>
          </w:divBdr>
        </w:div>
      </w:divsChild>
    </w:div>
    <w:div w:id="1250970129">
      <w:bodyDiv w:val="1"/>
      <w:marLeft w:val="0"/>
      <w:marRight w:val="0"/>
      <w:marTop w:val="0"/>
      <w:marBottom w:val="0"/>
      <w:divBdr>
        <w:top w:val="none" w:sz="0" w:space="0" w:color="auto"/>
        <w:left w:val="none" w:sz="0" w:space="0" w:color="auto"/>
        <w:bottom w:val="none" w:sz="0" w:space="0" w:color="auto"/>
        <w:right w:val="none" w:sz="0" w:space="0" w:color="auto"/>
      </w:divBdr>
    </w:div>
    <w:div w:id="1253393714">
      <w:bodyDiv w:val="1"/>
      <w:marLeft w:val="0"/>
      <w:marRight w:val="0"/>
      <w:marTop w:val="0"/>
      <w:marBottom w:val="0"/>
      <w:divBdr>
        <w:top w:val="none" w:sz="0" w:space="0" w:color="auto"/>
        <w:left w:val="none" w:sz="0" w:space="0" w:color="auto"/>
        <w:bottom w:val="none" w:sz="0" w:space="0" w:color="auto"/>
        <w:right w:val="none" w:sz="0" w:space="0" w:color="auto"/>
      </w:divBdr>
    </w:div>
    <w:div w:id="1265528089">
      <w:bodyDiv w:val="1"/>
      <w:marLeft w:val="0"/>
      <w:marRight w:val="0"/>
      <w:marTop w:val="0"/>
      <w:marBottom w:val="0"/>
      <w:divBdr>
        <w:top w:val="none" w:sz="0" w:space="0" w:color="auto"/>
        <w:left w:val="none" w:sz="0" w:space="0" w:color="auto"/>
        <w:bottom w:val="none" w:sz="0" w:space="0" w:color="auto"/>
        <w:right w:val="none" w:sz="0" w:space="0" w:color="auto"/>
      </w:divBdr>
    </w:div>
    <w:div w:id="1268122483">
      <w:bodyDiv w:val="1"/>
      <w:marLeft w:val="0"/>
      <w:marRight w:val="0"/>
      <w:marTop w:val="0"/>
      <w:marBottom w:val="0"/>
      <w:divBdr>
        <w:top w:val="none" w:sz="0" w:space="0" w:color="auto"/>
        <w:left w:val="none" w:sz="0" w:space="0" w:color="auto"/>
        <w:bottom w:val="none" w:sz="0" w:space="0" w:color="auto"/>
        <w:right w:val="none" w:sz="0" w:space="0" w:color="auto"/>
      </w:divBdr>
    </w:div>
    <w:div w:id="1298755998">
      <w:bodyDiv w:val="1"/>
      <w:marLeft w:val="0"/>
      <w:marRight w:val="0"/>
      <w:marTop w:val="0"/>
      <w:marBottom w:val="0"/>
      <w:divBdr>
        <w:top w:val="none" w:sz="0" w:space="0" w:color="auto"/>
        <w:left w:val="none" w:sz="0" w:space="0" w:color="auto"/>
        <w:bottom w:val="none" w:sz="0" w:space="0" w:color="auto"/>
        <w:right w:val="none" w:sz="0" w:space="0" w:color="auto"/>
      </w:divBdr>
    </w:div>
    <w:div w:id="1312519433">
      <w:bodyDiv w:val="1"/>
      <w:marLeft w:val="0"/>
      <w:marRight w:val="0"/>
      <w:marTop w:val="0"/>
      <w:marBottom w:val="0"/>
      <w:divBdr>
        <w:top w:val="none" w:sz="0" w:space="0" w:color="auto"/>
        <w:left w:val="none" w:sz="0" w:space="0" w:color="auto"/>
        <w:bottom w:val="none" w:sz="0" w:space="0" w:color="auto"/>
        <w:right w:val="none" w:sz="0" w:space="0" w:color="auto"/>
      </w:divBdr>
    </w:div>
    <w:div w:id="1325932352">
      <w:bodyDiv w:val="1"/>
      <w:marLeft w:val="0"/>
      <w:marRight w:val="0"/>
      <w:marTop w:val="0"/>
      <w:marBottom w:val="0"/>
      <w:divBdr>
        <w:top w:val="none" w:sz="0" w:space="0" w:color="auto"/>
        <w:left w:val="none" w:sz="0" w:space="0" w:color="auto"/>
        <w:bottom w:val="none" w:sz="0" w:space="0" w:color="auto"/>
        <w:right w:val="none" w:sz="0" w:space="0" w:color="auto"/>
      </w:divBdr>
    </w:div>
    <w:div w:id="1434976523">
      <w:bodyDiv w:val="1"/>
      <w:marLeft w:val="0"/>
      <w:marRight w:val="0"/>
      <w:marTop w:val="0"/>
      <w:marBottom w:val="0"/>
      <w:divBdr>
        <w:top w:val="none" w:sz="0" w:space="0" w:color="auto"/>
        <w:left w:val="none" w:sz="0" w:space="0" w:color="auto"/>
        <w:bottom w:val="none" w:sz="0" w:space="0" w:color="auto"/>
        <w:right w:val="none" w:sz="0" w:space="0" w:color="auto"/>
      </w:divBdr>
    </w:div>
    <w:div w:id="1461996307">
      <w:bodyDiv w:val="1"/>
      <w:marLeft w:val="0"/>
      <w:marRight w:val="0"/>
      <w:marTop w:val="0"/>
      <w:marBottom w:val="0"/>
      <w:divBdr>
        <w:top w:val="none" w:sz="0" w:space="0" w:color="auto"/>
        <w:left w:val="none" w:sz="0" w:space="0" w:color="auto"/>
        <w:bottom w:val="none" w:sz="0" w:space="0" w:color="auto"/>
        <w:right w:val="none" w:sz="0" w:space="0" w:color="auto"/>
      </w:divBdr>
      <w:divsChild>
        <w:div w:id="775053831">
          <w:marLeft w:val="0"/>
          <w:marRight w:val="0"/>
          <w:marTop w:val="0"/>
          <w:marBottom w:val="0"/>
          <w:divBdr>
            <w:top w:val="none" w:sz="0" w:space="0" w:color="auto"/>
            <w:left w:val="none" w:sz="0" w:space="0" w:color="auto"/>
            <w:bottom w:val="none" w:sz="0" w:space="0" w:color="auto"/>
            <w:right w:val="none" w:sz="0" w:space="0" w:color="auto"/>
          </w:divBdr>
        </w:div>
      </w:divsChild>
    </w:div>
    <w:div w:id="1462966028">
      <w:bodyDiv w:val="1"/>
      <w:marLeft w:val="0"/>
      <w:marRight w:val="0"/>
      <w:marTop w:val="0"/>
      <w:marBottom w:val="0"/>
      <w:divBdr>
        <w:top w:val="none" w:sz="0" w:space="0" w:color="auto"/>
        <w:left w:val="none" w:sz="0" w:space="0" w:color="auto"/>
        <w:bottom w:val="none" w:sz="0" w:space="0" w:color="auto"/>
        <w:right w:val="none" w:sz="0" w:space="0" w:color="auto"/>
      </w:divBdr>
    </w:div>
    <w:div w:id="1463571523">
      <w:bodyDiv w:val="1"/>
      <w:marLeft w:val="0"/>
      <w:marRight w:val="0"/>
      <w:marTop w:val="0"/>
      <w:marBottom w:val="0"/>
      <w:divBdr>
        <w:top w:val="none" w:sz="0" w:space="0" w:color="auto"/>
        <w:left w:val="none" w:sz="0" w:space="0" w:color="auto"/>
        <w:bottom w:val="none" w:sz="0" w:space="0" w:color="auto"/>
        <w:right w:val="none" w:sz="0" w:space="0" w:color="auto"/>
      </w:divBdr>
    </w:div>
    <w:div w:id="1466266490">
      <w:bodyDiv w:val="1"/>
      <w:marLeft w:val="0"/>
      <w:marRight w:val="0"/>
      <w:marTop w:val="0"/>
      <w:marBottom w:val="0"/>
      <w:divBdr>
        <w:top w:val="none" w:sz="0" w:space="0" w:color="auto"/>
        <w:left w:val="none" w:sz="0" w:space="0" w:color="auto"/>
        <w:bottom w:val="none" w:sz="0" w:space="0" w:color="auto"/>
        <w:right w:val="none" w:sz="0" w:space="0" w:color="auto"/>
      </w:divBdr>
    </w:div>
    <w:div w:id="1485659820">
      <w:bodyDiv w:val="1"/>
      <w:marLeft w:val="0"/>
      <w:marRight w:val="0"/>
      <w:marTop w:val="0"/>
      <w:marBottom w:val="0"/>
      <w:divBdr>
        <w:top w:val="none" w:sz="0" w:space="0" w:color="auto"/>
        <w:left w:val="none" w:sz="0" w:space="0" w:color="auto"/>
        <w:bottom w:val="none" w:sz="0" w:space="0" w:color="auto"/>
        <w:right w:val="none" w:sz="0" w:space="0" w:color="auto"/>
      </w:divBdr>
    </w:div>
    <w:div w:id="1538423093">
      <w:bodyDiv w:val="1"/>
      <w:marLeft w:val="0"/>
      <w:marRight w:val="0"/>
      <w:marTop w:val="0"/>
      <w:marBottom w:val="0"/>
      <w:divBdr>
        <w:top w:val="none" w:sz="0" w:space="0" w:color="auto"/>
        <w:left w:val="none" w:sz="0" w:space="0" w:color="auto"/>
        <w:bottom w:val="none" w:sz="0" w:space="0" w:color="auto"/>
        <w:right w:val="none" w:sz="0" w:space="0" w:color="auto"/>
      </w:divBdr>
    </w:div>
    <w:div w:id="1544831892">
      <w:bodyDiv w:val="1"/>
      <w:marLeft w:val="0"/>
      <w:marRight w:val="0"/>
      <w:marTop w:val="0"/>
      <w:marBottom w:val="0"/>
      <w:divBdr>
        <w:top w:val="none" w:sz="0" w:space="0" w:color="auto"/>
        <w:left w:val="none" w:sz="0" w:space="0" w:color="auto"/>
        <w:bottom w:val="none" w:sz="0" w:space="0" w:color="auto"/>
        <w:right w:val="none" w:sz="0" w:space="0" w:color="auto"/>
      </w:divBdr>
    </w:div>
    <w:div w:id="1611622921">
      <w:bodyDiv w:val="1"/>
      <w:marLeft w:val="0"/>
      <w:marRight w:val="0"/>
      <w:marTop w:val="0"/>
      <w:marBottom w:val="0"/>
      <w:divBdr>
        <w:top w:val="none" w:sz="0" w:space="0" w:color="auto"/>
        <w:left w:val="none" w:sz="0" w:space="0" w:color="auto"/>
        <w:bottom w:val="none" w:sz="0" w:space="0" w:color="auto"/>
        <w:right w:val="none" w:sz="0" w:space="0" w:color="auto"/>
      </w:divBdr>
    </w:div>
    <w:div w:id="1645425040">
      <w:bodyDiv w:val="1"/>
      <w:marLeft w:val="0"/>
      <w:marRight w:val="0"/>
      <w:marTop w:val="0"/>
      <w:marBottom w:val="0"/>
      <w:divBdr>
        <w:top w:val="none" w:sz="0" w:space="0" w:color="auto"/>
        <w:left w:val="none" w:sz="0" w:space="0" w:color="auto"/>
        <w:bottom w:val="none" w:sz="0" w:space="0" w:color="auto"/>
        <w:right w:val="none" w:sz="0" w:space="0" w:color="auto"/>
      </w:divBdr>
    </w:div>
    <w:div w:id="1715617306">
      <w:bodyDiv w:val="1"/>
      <w:marLeft w:val="0"/>
      <w:marRight w:val="0"/>
      <w:marTop w:val="0"/>
      <w:marBottom w:val="0"/>
      <w:divBdr>
        <w:top w:val="none" w:sz="0" w:space="0" w:color="auto"/>
        <w:left w:val="none" w:sz="0" w:space="0" w:color="auto"/>
        <w:bottom w:val="none" w:sz="0" w:space="0" w:color="auto"/>
        <w:right w:val="none" w:sz="0" w:space="0" w:color="auto"/>
      </w:divBdr>
    </w:div>
    <w:div w:id="1741630940">
      <w:bodyDiv w:val="1"/>
      <w:marLeft w:val="0"/>
      <w:marRight w:val="0"/>
      <w:marTop w:val="0"/>
      <w:marBottom w:val="0"/>
      <w:divBdr>
        <w:top w:val="none" w:sz="0" w:space="0" w:color="auto"/>
        <w:left w:val="none" w:sz="0" w:space="0" w:color="auto"/>
        <w:bottom w:val="none" w:sz="0" w:space="0" w:color="auto"/>
        <w:right w:val="none" w:sz="0" w:space="0" w:color="auto"/>
      </w:divBdr>
    </w:div>
    <w:div w:id="1757090001">
      <w:bodyDiv w:val="1"/>
      <w:marLeft w:val="0"/>
      <w:marRight w:val="0"/>
      <w:marTop w:val="0"/>
      <w:marBottom w:val="0"/>
      <w:divBdr>
        <w:top w:val="none" w:sz="0" w:space="0" w:color="auto"/>
        <w:left w:val="none" w:sz="0" w:space="0" w:color="auto"/>
        <w:bottom w:val="none" w:sz="0" w:space="0" w:color="auto"/>
        <w:right w:val="none" w:sz="0" w:space="0" w:color="auto"/>
      </w:divBdr>
    </w:div>
    <w:div w:id="1792279933">
      <w:bodyDiv w:val="1"/>
      <w:marLeft w:val="0"/>
      <w:marRight w:val="0"/>
      <w:marTop w:val="0"/>
      <w:marBottom w:val="0"/>
      <w:divBdr>
        <w:top w:val="none" w:sz="0" w:space="0" w:color="auto"/>
        <w:left w:val="none" w:sz="0" w:space="0" w:color="auto"/>
        <w:bottom w:val="none" w:sz="0" w:space="0" w:color="auto"/>
        <w:right w:val="none" w:sz="0" w:space="0" w:color="auto"/>
      </w:divBdr>
    </w:div>
    <w:div w:id="1805074568">
      <w:bodyDiv w:val="1"/>
      <w:marLeft w:val="0"/>
      <w:marRight w:val="0"/>
      <w:marTop w:val="0"/>
      <w:marBottom w:val="0"/>
      <w:divBdr>
        <w:top w:val="none" w:sz="0" w:space="0" w:color="auto"/>
        <w:left w:val="none" w:sz="0" w:space="0" w:color="auto"/>
        <w:bottom w:val="none" w:sz="0" w:space="0" w:color="auto"/>
        <w:right w:val="none" w:sz="0" w:space="0" w:color="auto"/>
      </w:divBdr>
    </w:div>
    <w:div w:id="1808085970">
      <w:bodyDiv w:val="1"/>
      <w:marLeft w:val="0"/>
      <w:marRight w:val="0"/>
      <w:marTop w:val="0"/>
      <w:marBottom w:val="0"/>
      <w:divBdr>
        <w:top w:val="none" w:sz="0" w:space="0" w:color="auto"/>
        <w:left w:val="none" w:sz="0" w:space="0" w:color="auto"/>
        <w:bottom w:val="none" w:sz="0" w:space="0" w:color="auto"/>
        <w:right w:val="none" w:sz="0" w:space="0" w:color="auto"/>
      </w:divBdr>
    </w:div>
    <w:div w:id="1848596160">
      <w:bodyDiv w:val="1"/>
      <w:marLeft w:val="0"/>
      <w:marRight w:val="0"/>
      <w:marTop w:val="0"/>
      <w:marBottom w:val="0"/>
      <w:divBdr>
        <w:top w:val="none" w:sz="0" w:space="0" w:color="auto"/>
        <w:left w:val="none" w:sz="0" w:space="0" w:color="auto"/>
        <w:bottom w:val="none" w:sz="0" w:space="0" w:color="auto"/>
        <w:right w:val="none" w:sz="0" w:space="0" w:color="auto"/>
      </w:divBdr>
    </w:div>
    <w:div w:id="1881816251">
      <w:bodyDiv w:val="1"/>
      <w:marLeft w:val="0"/>
      <w:marRight w:val="0"/>
      <w:marTop w:val="0"/>
      <w:marBottom w:val="0"/>
      <w:divBdr>
        <w:top w:val="none" w:sz="0" w:space="0" w:color="auto"/>
        <w:left w:val="none" w:sz="0" w:space="0" w:color="auto"/>
        <w:bottom w:val="none" w:sz="0" w:space="0" w:color="auto"/>
        <w:right w:val="none" w:sz="0" w:space="0" w:color="auto"/>
      </w:divBdr>
    </w:div>
    <w:div w:id="1897202948">
      <w:bodyDiv w:val="1"/>
      <w:marLeft w:val="0"/>
      <w:marRight w:val="0"/>
      <w:marTop w:val="0"/>
      <w:marBottom w:val="0"/>
      <w:divBdr>
        <w:top w:val="none" w:sz="0" w:space="0" w:color="auto"/>
        <w:left w:val="none" w:sz="0" w:space="0" w:color="auto"/>
        <w:bottom w:val="none" w:sz="0" w:space="0" w:color="auto"/>
        <w:right w:val="none" w:sz="0" w:space="0" w:color="auto"/>
      </w:divBdr>
    </w:div>
    <w:div w:id="1935939788">
      <w:bodyDiv w:val="1"/>
      <w:marLeft w:val="0"/>
      <w:marRight w:val="0"/>
      <w:marTop w:val="0"/>
      <w:marBottom w:val="0"/>
      <w:divBdr>
        <w:top w:val="none" w:sz="0" w:space="0" w:color="auto"/>
        <w:left w:val="none" w:sz="0" w:space="0" w:color="auto"/>
        <w:bottom w:val="none" w:sz="0" w:space="0" w:color="auto"/>
        <w:right w:val="none" w:sz="0" w:space="0" w:color="auto"/>
      </w:divBdr>
    </w:div>
    <w:div w:id="1959332915">
      <w:bodyDiv w:val="1"/>
      <w:marLeft w:val="0"/>
      <w:marRight w:val="0"/>
      <w:marTop w:val="0"/>
      <w:marBottom w:val="0"/>
      <w:divBdr>
        <w:top w:val="none" w:sz="0" w:space="0" w:color="auto"/>
        <w:left w:val="none" w:sz="0" w:space="0" w:color="auto"/>
        <w:bottom w:val="none" w:sz="0" w:space="0" w:color="auto"/>
        <w:right w:val="none" w:sz="0" w:space="0" w:color="auto"/>
      </w:divBdr>
    </w:div>
    <w:div w:id="1975594129">
      <w:bodyDiv w:val="1"/>
      <w:marLeft w:val="0"/>
      <w:marRight w:val="0"/>
      <w:marTop w:val="0"/>
      <w:marBottom w:val="0"/>
      <w:divBdr>
        <w:top w:val="none" w:sz="0" w:space="0" w:color="auto"/>
        <w:left w:val="none" w:sz="0" w:space="0" w:color="auto"/>
        <w:bottom w:val="none" w:sz="0" w:space="0" w:color="auto"/>
        <w:right w:val="none" w:sz="0" w:space="0" w:color="auto"/>
      </w:divBdr>
    </w:div>
    <w:div w:id="1987784015">
      <w:bodyDiv w:val="1"/>
      <w:marLeft w:val="0"/>
      <w:marRight w:val="0"/>
      <w:marTop w:val="0"/>
      <w:marBottom w:val="0"/>
      <w:divBdr>
        <w:top w:val="none" w:sz="0" w:space="0" w:color="auto"/>
        <w:left w:val="none" w:sz="0" w:space="0" w:color="auto"/>
        <w:bottom w:val="none" w:sz="0" w:space="0" w:color="auto"/>
        <w:right w:val="none" w:sz="0" w:space="0" w:color="auto"/>
      </w:divBdr>
    </w:div>
    <w:div w:id="2009749260">
      <w:bodyDiv w:val="1"/>
      <w:marLeft w:val="0"/>
      <w:marRight w:val="0"/>
      <w:marTop w:val="0"/>
      <w:marBottom w:val="0"/>
      <w:divBdr>
        <w:top w:val="none" w:sz="0" w:space="0" w:color="auto"/>
        <w:left w:val="none" w:sz="0" w:space="0" w:color="auto"/>
        <w:bottom w:val="none" w:sz="0" w:space="0" w:color="auto"/>
        <w:right w:val="none" w:sz="0" w:space="0" w:color="auto"/>
      </w:divBdr>
    </w:div>
    <w:div w:id="2041397260">
      <w:bodyDiv w:val="1"/>
      <w:marLeft w:val="0"/>
      <w:marRight w:val="0"/>
      <w:marTop w:val="0"/>
      <w:marBottom w:val="0"/>
      <w:divBdr>
        <w:top w:val="none" w:sz="0" w:space="0" w:color="auto"/>
        <w:left w:val="none" w:sz="0" w:space="0" w:color="auto"/>
        <w:bottom w:val="none" w:sz="0" w:space="0" w:color="auto"/>
        <w:right w:val="none" w:sz="0" w:space="0" w:color="auto"/>
      </w:divBdr>
    </w:div>
    <w:div w:id="2063139733">
      <w:bodyDiv w:val="1"/>
      <w:marLeft w:val="0"/>
      <w:marRight w:val="0"/>
      <w:marTop w:val="0"/>
      <w:marBottom w:val="0"/>
      <w:divBdr>
        <w:top w:val="none" w:sz="0" w:space="0" w:color="auto"/>
        <w:left w:val="none" w:sz="0" w:space="0" w:color="auto"/>
        <w:bottom w:val="none" w:sz="0" w:space="0" w:color="auto"/>
        <w:right w:val="none" w:sz="0" w:space="0" w:color="auto"/>
      </w:divBdr>
    </w:div>
    <w:div w:id="2077896330">
      <w:bodyDiv w:val="1"/>
      <w:marLeft w:val="0"/>
      <w:marRight w:val="0"/>
      <w:marTop w:val="0"/>
      <w:marBottom w:val="0"/>
      <w:divBdr>
        <w:top w:val="none" w:sz="0" w:space="0" w:color="auto"/>
        <w:left w:val="none" w:sz="0" w:space="0" w:color="auto"/>
        <w:bottom w:val="none" w:sz="0" w:space="0" w:color="auto"/>
        <w:right w:val="none" w:sz="0" w:space="0" w:color="auto"/>
      </w:divBdr>
    </w:div>
    <w:div w:id="2099477283">
      <w:bodyDiv w:val="1"/>
      <w:marLeft w:val="0"/>
      <w:marRight w:val="0"/>
      <w:marTop w:val="0"/>
      <w:marBottom w:val="0"/>
      <w:divBdr>
        <w:top w:val="none" w:sz="0" w:space="0" w:color="auto"/>
        <w:left w:val="none" w:sz="0" w:space="0" w:color="auto"/>
        <w:bottom w:val="none" w:sz="0" w:space="0" w:color="auto"/>
        <w:right w:val="none" w:sz="0" w:space="0" w:color="auto"/>
      </w:divBdr>
    </w:div>
    <w:div w:id="2115707659">
      <w:bodyDiv w:val="1"/>
      <w:marLeft w:val="0"/>
      <w:marRight w:val="0"/>
      <w:marTop w:val="0"/>
      <w:marBottom w:val="0"/>
      <w:divBdr>
        <w:top w:val="none" w:sz="0" w:space="0" w:color="auto"/>
        <w:left w:val="none" w:sz="0" w:space="0" w:color="auto"/>
        <w:bottom w:val="none" w:sz="0" w:space="0" w:color="auto"/>
        <w:right w:val="none" w:sz="0" w:space="0" w:color="auto"/>
      </w:divBdr>
    </w:div>
    <w:div w:id="2129614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hyperlink" Target="https://doi.org/10.1139/Z11-022"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yperlink" Target="https://doi.org/10.1093/icesjms/fsu035"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onlinelibrary.wiley.com/doi/abs/10.1111/j.1467-2979.2011.00435.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hyperlink" Target="https://doi.org/10.1111/cobi.12216"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21</Pages>
  <Words>5407</Words>
  <Characters>30821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Turcotte, François (DFO/MPO)</dc:creator>
  <cp:keywords/>
  <dc:description/>
  <cp:lastModifiedBy>Turcotte, François (DFO/MPO)</cp:lastModifiedBy>
  <cp:revision>20</cp:revision>
  <cp:lastPrinted>2026-05-13T18:17:00Z</cp:lastPrinted>
  <dcterms:created xsi:type="dcterms:W3CDTF">2026-05-12T17:05:00Z</dcterms:created>
  <dcterms:modified xsi:type="dcterms:W3CDTF">2026-05-13T18:46:00Z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50d40472,4efcbb43,69885e84</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2025-12-18T12:37:22Z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25bc2929-d9a8-4abb-941c-fafb5ab72a07</vt:lpwstr>
  </property>
  <property fmtid="{D5CDD505-2E9C-101B-9397-08002B2CF9AE}" pid="11" name="MSIP_Label_4e6cdb53-fd15-486d-84de-c510e3a62203_ContentBits">
    <vt:lpwstr>1</vt:lpwstr>
  </property>
  <property fmtid="{D5CDD505-2E9C-101B-9397-08002B2CF9AE}" pid="12" name="MSIP_Label_4e6cdb53-fd15-486d-84de-c510e3a62203_Tag">
    <vt:lpwstr>10, 3, 0, 1</vt:lpwstr>
  </property>
  <property fmtid="{D5CDD505-2E9C-101B-9397-08002B2CF9AE}" pid="13" name="ZOTERO_PREF_1">
    <vt:lpwstr>&lt;data data-version="3" zotero-version="9.0.1"&gt;&lt;session id="KwNacXqE"/&gt;&lt;style id="http://www.zotero.org/styles/american-political-science-association" locale="en-US" hasBibliography="1" bibliographyStyleHasBeenSet="0"/&gt;&lt;prefs&gt;&lt;pref name="fieldType" value="</vt:lpwstr>
  </property>
  <property fmtid="{D5CDD505-2E9C-101B-9397-08002B2CF9AE}" pid="14" name="ZOTERO_PREF_2">
    <vt:lpwstr>Field"/&gt;&lt;/prefs&gt;&lt;/data&gt;</vt:lpwstr>
  </property>
</Properties>
</file>